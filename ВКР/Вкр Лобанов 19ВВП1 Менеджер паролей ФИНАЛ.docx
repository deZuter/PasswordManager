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11C9" w:rsidRPr="00C930FC" w:rsidRDefault="001211C9" w:rsidP="001211C9">
      <w:pPr>
        <w:pStyle w:val="af1"/>
        <w:jc w:val="center"/>
        <w:rPr>
          <w:lang w:eastAsia="ru-RU"/>
        </w:rPr>
      </w:pPr>
      <w:r w:rsidRPr="00C930FC">
        <w:rPr>
          <w:lang w:eastAsia="ru-RU"/>
        </w:rPr>
        <w:t>МИНИСТЕРСТВО НАУКИ И ВЫСШЕГО ОБРАЗОВАНИЯ</w:t>
      </w:r>
    </w:p>
    <w:p w:rsidR="001211C9" w:rsidRPr="00C930FC" w:rsidRDefault="001211C9" w:rsidP="001211C9">
      <w:pPr>
        <w:shd w:val="clear" w:color="auto" w:fill="FFFFFF"/>
        <w:spacing w:after="0" w:line="240" w:lineRule="auto"/>
        <w:ind w:right="51"/>
        <w:jc w:val="center"/>
        <w:rPr>
          <w:rFonts w:cs="Times New Roman"/>
          <w:sz w:val="24"/>
          <w:szCs w:val="24"/>
          <w:lang w:eastAsia="ru-RU"/>
        </w:rPr>
      </w:pPr>
      <w:r w:rsidRPr="00C930FC">
        <w:rPr>
          <w:rFonts w:cs="Times New Roman"/>
          <w:sz w:val="24"/>
          <w:szCs w:val="24"/>
          <w:lang w:eastAsia="ru-RU"/>
        </w:rPr>
        <w:t>РОССИЙСКОЙ ФЕДЕРАЦИИ</w:t>
      </w:r>
    </w:p>
    <w:p w:rsidR="001211C9" w:rsidRPr="00AB55D3" w:rsidRDefault="001211C9" w:rsidP="001211C9">
      <w:pPr>
        <w:widowControl w:val="0"/>
        <w:shd w:val="clear" w:color="auto" w:fill="FFFFFF"/>
        <w:autoSpaceDE w:val="0"/>
        <w:autoSpaceDN w:val="0"/>
        <w:adjustRightInd w:val="0"/>
        <w:spacing w:before="240" w:after="0" w:line="240" w:lineRule="auto"/>
        <w:ind w:right="51"/>
        <w:jc w:val="center"/>
        <w:rPr>
          <w:rFonts w:cs="Times New Roman"/>
          <w:sz w:val="22"/>
          <w:lang w:eastAsia="ru-RU"/>
        </w:rPr>
      </w:pPr>
      <w:r w:rsidRPr="00AB55D3">
        <w:rPr>
          <w:rFonts w:cs="Times New Roman"/>
          <w:sz w:val="22"/>
          <w:lang w:eastAsia="ru-RU"/>
        </w:rPr>
        <w:t>Федеральное государственное бюджетное образовательное учреждение высшего образования</w:t>
      </w:r>
    </w:p>
    <w:p w:rsidR="001211C9" w:rsidRPr="002F5372" w:rsidRDefault="001211C9" w:rsidP="001211C9">
      <w:pPr>
        <w:widowControl w:val="0"/>
        <w:shd w:val="clear" w:color="auto" w:fill="FFFFFF"/>
        <w:autoSpaceDE w:val="0"/>
        <w:autoSpaceDN w:val="0"/>
        <w:adjustRightInd w:val="0"/>
        <w:spacing w:before="240" w:after="0" w:line="240" w:lineRule="auto"/>
        <w:ind w:right="51"/>
        <w:jc w:val="center"/>
        <w:rPr>
          <w:rFonts w:cs="Times New Roman"/>
          <w:b/>
          <w:szCs w:val="20"/>
          <w:highlight w:val="yellow"/>
          <w:lang w:eastAsia="ru-RU"/>
        </w:rPr>
      </w:pPr>
      <w:r>
        <w:rPr>
          <w:rFonts w:cs="Times New Roman"/>
          <w:lang w:eastAsia="ru-RU"/>
        </w:rPr>
        <w:t xml:space="preserve"> </w:t>
      </w:r>
      <w:r w:rsidRPr="002F5372">
        <w:rPr>
          <w:rFonts w:cs="Times New Roman"/>
          <w:b/>
          <w:lang w:eastAsia="ru-RU"/>
        </w:rPr>
        <w:t>«</w:t>
      </w:r>
      <w:r w:rsidRPr="002F5372">
        <w:rPr>
          <w:rFonts w:cs="Times New Roman"/>
          <w:b/>
          <w:caps/>
          <w:szCs w:val="28"/>
          <w:lang w:eastAsia="ru-RU"/>
        </w:rPr>
        <w:t>Пензенский государственный университет»</w:t>
      </w:r>
    </w:p>
    <w:p w:rsidR="001211C9" w:rsidRDefault="001211C9" w:rsidP="001211C9">
      <w:pPr>
        <w:widowControl w:val="0"/>
        <w:shd w:val="clear" w:color="auto" w:fill="FFFFFF"/>
        <w:autoSpaceDE w:val="0"/>
        <w:autoSpaceDN w:val="0"/>
        <w:adjustRightInd w:val="0"/>
        <w:spacing w:after="0" w:line="425" w:lineRule="exact"/>
        <w:ind w:right="50"/>
        <w:jc w:val="center"/>
        <w:rPr>
          <w:rFonts w:cs="Times New Roman"/>
          <w:szCs w:val="20"/>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1"/>
        <w:gridCol w:w="1134"/>
        <w:gridCol w:w="4361"/>
      </w:tblGrid>
      <w:tr w:rsidR="001211C9" w:rsidRPr="00A70578" w:rsidTr="007056FB">
        <w:tc>
          <w:tcPr>
            <w:tcW w:w="4361" w:type="dxa"/>
            <w:tcBorders>
              <w:top w:val="nil"/>
              <w:left w:val="nil"/>
              <w:bottom w:val="nil"/>
              <w:right w:val="nil"/>
            </w:tcBorders>
          </w:tcPr>
          <w:p w:rsidR="001211C9" w:rsidRPr="00A70578" w:rsidRDefault="001211C9" w:rsidP="007056FB">
            <w:pPr>
              <w:widowControl w:val="0"/>
              <w:autoSpaceDE w:val="0"/>
              <w:autoSpaceDN w:val="0"/>
              <w:adjustRightInd w:val="0"/>
              <w:spacing w:after="0" w:line="425" w:lineRule="exact"/>
              <w:ind w:right="50"/>
              <w:jc w:val="center"/>
              <w:rPr>
                <w:rFonts w:cs="Times New Roman"/>
                <w:i/>
                <w:sz w:val="26"/>
                <w:szCs w:val="26"/>
                <w:lang w:eastAsia="ru-RU"/>
              </w:rPr>
            </w:pPr>
            <w:r w:rsidRPr="00A70578">
              <w:rPr>
                <w:rFonts w:cs="Times New Roman"/>
                <w:i/>
                <w:sz w:val="26"/>
                <w:szCs w:val="26"/>
                <w:lang w:eastAsia="ru-RU"/>
              </w:rPr>
              <w:t>Факультет</w:t>
            </w:r>
          </w:p>
        </w:tc>
        <w:tc>
          <w:tcPr>
            <w:tcW w:w="1134" w:type="dxa"/>
            <w:tcBorders>
              <w:top w:val="nil"/>
              <w:left w:val="nil"/>
              <w:bottom w:val="nil"/>
              <w:right w:val="nil"/>
            </w:tcBorders>
          </w:tcPr>
          <w:p w:rsidR="001211C9" w:rsidRPr="00A70578" w:rsidRDefault="001211C9" w:rsidP="007056FB">
            <w:pPr>
              <w:widowControl w:val="0"/>
              <w:autoSpaceDE w:val="0"/>
              <w:autoSpaceDN w:val="0"/>
              <w:adjustRightInd w:val="0"/>
              <w:spacing w:after="0" w:line="425" w:lineRule="exact"/>
              <w:ind w:right="50"/>
              <w:jc w:val="both"/>
              <w:rPr>
                <w:rFonts w:cs="Times New Roman"/>
                <w:szCs w:val="20"/>
                <w:lang w:eastAsia="ru-RU"/>
              </w:rPr>
            </w:pPr>
          </w:p>
        </w:tc>
        <w:tc>
          <w:tcPr>
            <w:tcW w:w="4361" w:type="dxa"/>
            <w:tcBorders>
              <w:top w:val="nil"/>
              <w:left w:val="nil"/>
              <w:bottom w:val="nil"/>
              <w:right w:val="nil"/>
            </w:tcBorders>
          </w:tcPr>
          <w:p w:rsidR="001211C9" w:rsidRPr="00A70578" w:rsidRDefault="001211C9" w:rsidP="007056FB">
            <w:pPr>
              <w:widowControl w:val="0"/>
              <w:autoSpaceDE w:val="0"/>
              <w:autoSpaceDN w:val="0"/>
              <w:adjustRightInd w:val="0"/>
              <w:spacing w:after="0" w:line="425" w:lineRule="exact"/>
              <w:ind w:right="50"/>
              <w:jc w:val="center"/>
              <w:rPr>
                <w:rFonts w:cs="Times New Roman"/>
                <w:i/>
                <w:sz w:val="26"/>
                <w:szCs w:val="26"/>
                <w:lang w:eastAsia="ru-RU"/>
              </w:rPr>
            </w:pPr>
            <w:r w:rsidRPr="00A70578">
              <w:rPr>
                <w:rFonts w:cs="Times New Roman"/>
                <w:i/>
                <w:sz w:val="26"/>
                <w:szCs w:val="26"/>
                <w:lang w:eastAsia="ru-RU"/>
              </w:rPr>
              <w:t>Кафедра</w:t>
            </w:r>
          </w:p>
        </w:tc>
      </w:tr>
      <w:tr w:rsidR="001211C9" w:rsidRPr="00A70578" w:rsidTr="007056FB">
        <w:tc>
          <w:tcPr>
            <w:tcW w:w="4361" w:type="dxa"/>
            <w:tcBorders>
              <w:top w:val="nil"/>
              <w:left w:val="nil"/>
              <w:right w:val="nil"/>
            </w:tcBorders>
          </w:tcPr>
          <w:p w:rsidR="001211C9" w:rsidRPr="00A70578" w:rsidRDefault="001211C9" w:rsidP="007056FB">
            <w:pPr>
              <w:widowControl w:val="0"/>
              <w:autoSpaceDE w:val="0"/>
              <w:autoSpaceDN w:val="0"/>
              <w:adjustRightInd w:val="0"/>
              <w:spacing w:after="0" w:line="425" w:lineRule="exact"/>
              <w:ind w:right="50"/>
              <w:jc w:val="center"/>
              <w:rPr>
                <w:rFonts w:cs="Times New Roman"/>
                <w:sz w:val="26"/>
                <w:szCs w:val="26"/>
                <w:lang w:eastAsia="ru-RU"/>
              </w:rPr>
            </w:pPr>
            <w:r w:rsidRPr="00A70578">
              <w:rPr>
                <w:rFonts w:cs="Times New Roman"/>
                <w:sz w:val="26"/>
                <w:szCs w:val="26"/>
                <w:lang w:eastAsia="ru-RU"/>
              </w:rPr>
              <w:t>вычислительной техники</w:t>
            </w:r>
          </w:p>
        </w:tc>
        <w:tc>
          <w:tcPr>
            <w:tcW w:w="1134" w:type="dxa"/>
            <w:tcBorders>
              <w:top w:val="nil"/>
              <w:left w:val="nil"/>
              <w:bottom w:val="nil"/>
              <w:right w:val="nil"/>
            </w:tcBorders>
          </w:tcPr>
          <w:p w:rsidR="001211C9" w:rsidRPr="00A70578" w:rsidRDefault="001211C9" w:rsidP="007056FB">
            <w:pPr>
              <w:widowControl w:val="0"/>
              <w:autoSpaceDE w:val="0"/>
              <w:autoSpaceDN w:val="0"/>
              <w:adjustRightInd w:val="0"/>
              <w:spacing w:after="0" w:line="425" w:lineRule="exact"/>
              <w:ind w:right="50"/>
              <w:jc w:val="both"/>
              <w:rPr>
                <w:rFonts w:cs="Times New Roman"/>
                <w:szCs w:val="20"/>
                <w:lang w:eastAsia="ru-RU"/>
              </w:rPr>
            </w:pPr>
          </w:p>
        </w:tc>
        <w:tc>
          <w:tcPr>
            <w:tcW w:w="4361" w:type="dxa"/>
            <w:tcBorders>
              <w:top w:val="nil"/>
              <w:left w:val="nil"/>
              <w:right w:val="nil"/>
            </w:tcBorders>
          </w:tcPr>
          <w:p w:rsidR="001211C9" w:rsidRPr="00A70578" w:rsidRDefault="001211C9" w:rsidP="007056FB">
            <w:pPr>
              <w:widowControl w:val="0"/>
              <w:autoSpaceDE w:val="0"/>
              <w:autoSpaceDN w:val="0"/>
              <w:adjustRightInd w:val="0"/>
              <w:spacing w:after="0" w:line="425" w:lineRule="exact"/>
              <w:ind w:right="50"/>
              <w:jc w:val="center"/>
              <w:rPr>
                <w:rFonts w:cs="Times New Roman"/>
                <w:sz w:val="26"/>
                <w:szCs w:val="26"/>
                <w:lang w:eastAsia="ru-RU"/>
              </w:rPr>
            </w:pPr>
            <w:r>
              <w:rPr>
                <w:rFonts w:cs="Times New Roman"/>
                <w:sz w:val="26"/>
                <w:szCs w:val="26"/>
                <w:lang w:eastAsia="ru-RU"/>
              </w:rPr>
              <w:t>«</w:t>
            </w:r>
            <w:r w:rsidRPr="00A70578">
              <w:rPr>
                <w:rFonts w:cs="Times New Roman"/>
                <w:sz w:val="26"/>
                <w:szCs w:val="26"/>
                <w:lang w:eastAsia="ru-RU"/>
              </w:rPr>
              <w:t>Вычислительная техника</w:t>
            </w:r>
            <w:r>
              <w:rPr>
                <w:rFonts w:cs="Times New Roman"/>
                <w:sz w:val="26"/>
                <w:szCs w:val="26"/>
                <w:lang w:eastAsia="ru-RU"/>
              </w:rPr>
              <w:t>»</w:t>
            </w:r>
          </w:p>
        </w:tc>
      </w:tr>
    </w:tbl>
    <w:p w:rsidR="001211C9" w:rsidRPr="00A70578" w:rsidRDefault="001211C9" w:rsidP="001211C9">
      <w:pPr>
        <w:widowControl w:val="0"/>
        <w:shd w:val="clear" w:color="auto" w:fill="FFFFFF"/>
        <w:autoSpaceDE w:val="0"/>
        <w:autoSpaceDN w:val="0"/>
        <w:adjustRightInd w:val="0"/>
        <w:spacing w:after="0" w:line="240" w:lineRule="auto"/>
        <w:jc w:val="both"/>
        <w:rPr>
          <w:rFonts w:cs="Times New Roman"/>
          <w:szCs w:val="20"/>
          <w:lang w:eastAsia="ru-RU"/>
        </w:rPr>
      </w:pPr>
    </w:p>
    <w:tbl>
      <w:tblPr>
        <w:tblW w:w="10031" w:type="dxa"/>
        <w:tblLook w:val="00A0" w:firstRow="1" w:lastRow="0" w:firstColumn="1" w:lastColumn="0" w:noHBand="0" w:noVBand="0"/>
      </w:tblPr>
      <w:tblGrid>
        <w:gridCol w:w="3226"/>
        <w:gridCol w:w="6805"/>
      </w:tblGrid>
      <w:tr w:rsidR="001211C9" w:rsidRPr="00A70578" w:rsidTr="007056FB">
        <w:tc>
          <w:tcPr>
            <w:tcW w:w="3226" w:type="dxa"/>
          </w:tcPr>
          <w:p w:rsidR="001211C9" w:rsidRPr="00B5182D" w:rsidRDefault="001211C9" w:rsidP="007056FB">
            <w:pPr>
              <w:widowControl w:val="0"/>
              <w:autoSpaceDE w:val="0"/>
              <w:autoSpaceDN w:val="0"/>
              <w:adjustRightInd w:val="0"/>
              <w:spacing w:after="0" w:line="425" w:lineRule="exact"/>
              <w:ind w:right="50"/>
              <w:jc w:val="both"/>
              <w:rPr>
                <w:rFonts w:cs="Times New Roman"/>
                <w:sz w:val="26"/>
                <w:szCs w:val="26"/>
                <w:lang w:val="en-US" w:eastAsia="ru-RU"/>
              </w:rPr>
            </w:pPr>
            <w:r w:rsidRPr="00A70578">
              <w:rPr>
                <w:rFonts w:cs="Times New Roman"/>
                <w:sz w:val="26"/>
                <w:szCs w:val="26"/>
                <w:lang w:eastAsia="ru-RU"/>
              </w:rPr>
              <w:t>Направление подготовки</w:t>
            </w:r>
            <w:r>
              <w:rPr>
                <w:rFonts w:cs="Times New Roman"/>
                <w:sz w:val="26"/>
                <w:szCs w:val="26"/>
                <w:lang w:val="en-US" w:eastAsia="ru-RU"/>
              </w:rPr>
              <w:t>:</w:t>
            </w:r>
          </w:p>
        </w:tc>
        <w:tc>
          <w:tcPr>
            <w:tcW w:w="6805" w:type="dxa"/>
          </w:tcPr>
          <w:p w:rsidR="001211C9" w:rsidRPr="00A70578" w:rsidRDefault="001211C9" w:rsidP="007056FB">
            <w:pPr>
              <w:widowControl w:val="0"/>
              <w:autoSpaceDE w:val="0"/>
              <w:autoSpaceDN w:val="0"/>
              <w:adjustRightInd w:val="0"/>
              <w:spacing w:after="0" w:line="425" w:lineRule="exact"/>
              <w:ind w:right="50"/>
              <w:jc w:val="both"/>
              <w:rPr>
                <w:rFonts w:cs="Times New Roman"/>
                <w:sz w:val="26"/>
                <w:szCs w:val="26"/>
                <w:lang w:eastAsia="ru-RU"/>
              </w:rPr>
            </w:pPr>
            <w:r>
              <w:rPr>
                <w:rFonts w:cs="Times New Roman"/>
                <w:sz w:val="26"/>
                <w:szCs w:val="26"/>
                <w:lang w:eastAsia="ru-RU"/>
              </w:rPr>
              <w:t>09.03.01</w:t>
            </w:r>
            <w:r w:rsidRPr="00A70578">
              <w:rPr>
                <w:rFonts w:cs="Times New Roman"/>
                <w:sz w:val="26"/>
                <w:szCs w:val="26"/>
                <w:lang w:eastAsia="ru-RU"/>
              </w:rPr>
              <w:t xml:space="preserve"> «Информатика и вычислительная техника»</w:t>
            </w:r>
          </w:p>
        </w:tc>
      </w:tr>
      <w:tr w:rsidR="001211C9" w:rsidRPr="00A70578" w:rsidTr="007056FB">
        <w:tc>
          <w:tcPr>
            <w:tcW w:w="3226" w:type="dxa"/>
          </w:tcPr>
          <w:p w:rsidR="001211C9" w:rsidRPr="00B5182D" w:rsidRDefault="001211C9" w:rsidP="007056FB">
            <w:pPr>
              <w:widowControl w:val="0"/>
              <w:autoSpaceDE w:val="0"/>
              <w:autoSpaceDN w:val="0"/>
              <w:adjustRightInd w:val="0"/>
              <w:spacing w:after="0" w:line="425" w:lineRule="exact"/>
              <w:ind w:right="50"/>
              <w:jc w:val="both"/>
              <w:rPr>
                <w:rFonts w:cs="Times New Roman"/>
                <w:sz w:val="26"/>
                <w:szCs w:val="26"/>
                <w:lang w:val="en-US" w:eastAsia="ru-RU"/>
              </w:rPr>
            </w:pPr>
            <w:r>
              <w:rPr>
                <w:rFonts w:cs="Times New Roman"/>
                <w:sz w:val="26"/>
                <w:szCs w:val="26"/>
                <w:lang w:eastAsia="ru-RU"/>
              </w:rPr>
              <w:t>Профиль подготовки</w:t>
            </w:r>
            <w:r>
              <w:rPr>
                <w:rFonts w:cs="Times New Roman"/>
                <w:sz w:val="26"/>
                <w:szCs w:val="26"/>
                <w:lang w:val="en-US" w:eastAsia="ru-RU"/>
              </w:rPr>
              <w:t>:</w:t>
            </w:r>
          </w:p>
        </w:tc>
        <w:tc>
          <w:tcPr>
            <w:tcW w:w="6805" w:type="dxa"/>
          </w:tcPr>
          <w:p w:rsidR="001211C9" w:rsidRPr="00A70578" w:rsidRDefault="001211C9" w:rsidP="007056FB">
            <w:pPr>
              <w:widowControl w:val="0"/>
              <w:autoSpaceDE w:val="0"/>
              <w:autoSpaceDN w:val="0"/>
              <w:adjustRightInd w:val="0"/>
              <w:spacing w:before="120" w:after="0" w:line="240" w:lineRule="auto"/>
              <w:ind w:right="51"/>
              <w:jc w:val="both"/>
              <w:rPr>
                <w:rFonts w:cs="Times New Roman"/>
                <w:w w:val="95"/>
                <w:sz w:val="26"/>
                <w:szCs w:val="26"/>
                <w:lang w:eastAsia="ru-RU"/>
              </w:rPr>
            </w:pPr>
            <w:r w:rsidRPr="00B5182D">
              <w:rPr>
                <w:rFonts w:cs="Times New Roman"/>
                <w:sz w:val="26"/>
                <w:szCs w:val="26"/>
                <w:lang w:eastAsia="ru-RU"/>
              </w:rPr>
              <w:t>«</w:t>
            </w:r>
            <w:r>
              <w:rPr>
                <w:rFonts w:cs="Times New Roman"/>
                <w:sz w:val="26"/>
                <w:szCs w:val="26"/>
                <w:lang w:eastAsia="ru-RU"/>
              </w:rPr>
              <w:t>Программное обеспечение средств вычислительной техники и автоматизированных систем»</w:t>
            </w:r>
          </w:p>
        </w:tc>
      </w:tr>
    </w:tbl>
    <w:p w:rsidR="001211C9" w:rsidRPr="00A70578" w:rsidRDefault="001211C9" w:rsidP="001211C9">
      <w:pPr>
        <w:widowControl w:val="0"/>
        <w:shd w:val="clear" w:color="auto" w:fill="FFFFFF"/>
        <w:autoSpaceDE w:val="0"/>
        <w:autoSpaceDN w:val="0"/>
        <w:adjustRightInd w:val="0"/>
        <w:spacing w:after="0" w:line="425" w:lineRule="exact"/>
        <w:ind w:right="50"/>
        <w:jc w:val="both"/>
        <w:rPr>
          <w:rFonts w:cs="Times New Roman"/>
          <w:szCs w:val="20"/>
          <w:lang w:eastAsia="ru-RU"/>
        </w:rPr>
      </w:pPr>
    </w:p>
    <w:p w:rsidR="001211C9" w:rsidRPr="00A70578" w:rsidRDefault="001211C9" w:rsidP="001211C9">
      <w:pPr>
        <w:widowControl w:val="0"/>
        <w:shd w:val="clear" w:color="auto" w:fill="FFFFFF"/>
        <w:autoSpaceDE w:val="0"/>
        <w:autoSpaceDN w:val="0"/>
        <w:adjustRightInd w:val="0"/>
        <w:spacing w:after="0" w:line="360" w:lineRule="auto"/>
        <w:ind w:right="51"/>
        <w:jc w:val="center"/>
        <w:rPr>
          <w:rFonts w:cs="Times New Roman"/>
          <w:b/>
          <w:sz w:val="32"/>
          <w:szCs w:val="32"/>
          <w:lang w:eastAsia="ru-RU"/>
        </w:rPr>
      </w:pPr>
      <w:r>
        <w:rPr>
          <w:rFonts w:cs="Times New Roman"/>
          <w:b/>
          <w:sz w:val="32"/>
          <w:szCs w:val="32"/>
          <w:lang w:eastAsia="ru-RU"/>
        </w:rPr>
        <w:t>БАКАЛАВРСКАЯ РАБОТА</w:t>
      </w:r>
    </w:p>
    <w:p w:rsidR="001211C9" w:rsidRPr="00AF7DA8" w:rsidRDefault="001211C9" w:rsidP="001211C9">
      <w:pPr>
        <w:widowControl w:val="0"/>
        <w:shd w:val="clear" w:color="auto" w:fill="FFFFFF"/>
        <w:autoSpaceDE w:val="0"/>
        <w:autoSpaceDN w:val="0"/>
        <w:adjustRightInd w:val="0"/>
        <w:spacing w:after="0" w:line="240" w:lineRule="auto"/>
        <w:ind w:right="51"/>
        <w:jc w:val="center"/>
        <w:rPr>
          <w:rFonts w:cs="Times New Roman"/>
          <w:szCs w:val="28"/>
          <w:lang w:eastAsia="ru-RU"/>
        </w:rPr>
      </w:pPr>
      <w:r w:rsidRPr="00AF7DA8">
        <w:rPr>
          <w:rFonts w:cs="Times New Roman"/>
          <w:szCs w:val="28"/>
          <w:lang w:eastAsia="ru-RU"/>
        </w:rPr>
        <w:t>на тему</w:t>
      </w:r>
    </w:p>
    <w:p w:rsidR="001211C9" w:rsidRPr="00B56C85" w:rsidRDefault="00B56C85" w:rsidP="001211C9">
      <w:pPr>
        <w:widowControl w:val="0"/>
        <w:shd w:val="clear" w:color="auto" w:fill="FFFFFF"/>
        <w:autoSpaceDE w:val="0"/>
        <w:autoSpaceDN w:val="0"/>
        <w:adjustRightInd w:val="0"/>
        <w:spacing w:line="240" w:lineRule="auto"/>
        <w:jc w:val="center"/>
        <w:rPr>
          <w:rFonts w:cs="Times New Roman"/>
          <w:b/>
          <w:sz w:val="40"/>
          <w:szCs w:val="44"/>
          <w:u w:val="single"/>
          <w:lang w:eastAsia="ru-RU"/>
        </w:rPr>
      </w:pPr>
      <w:r>
        <w:rPr>
          <w:rFonts w:cs="Times New Roman"/>
          <w:b/>
          <w:sz w:val="40"/>
          <w:szCs w:val="44"/>
          <w:u w:val="single"/>
          <w:lang w:eastAsia="ru-RU"/>
        </w:rPr>
        <w:t>МЕНЕДЖЕР ПАРОЛЕЙ</w:t>
      </w:r>
    </w:p>
    <w:p w:rsidR="001211C9" w:rsidRPr="003E251E" w:rsidRDefault="001211C9" w:rsidP="001211C9">
      <w:pPr>
        <w:widowControl w:val="0"/>
        <w:shd w:val="clear" w:color="auto" w:fill="FFFFFF"/>
        <w:autoSpaceDE w:val="0"/>
        <w:autoSpaceDN w:val="0"/>
        <w:adjustRightInd w:val="0"/>
        <w:spacing w:after="0" w:line="240" w:lineRule="auto"/>
        <w:jc w:val="both"/>
        <w:rPr>
          <w:rFonts w:eastAsia="Calibri" w:cs="Times New Roman"/>
          <w:szCs w:val="20"/>
          <w:lang w:eastAsia="ru-RU"/>
        </w:rPr>
      </w:pPr>
      <w:r w:rsidRPr="002F5372">
        <w:rPr>
          <w:rFonts w:eastAsia="Calibri" w:cs="Times New Roman"/>
          <w:b/>
          <w:sz w:val="26"/>
          <w:szCs w:val="26"/>
          <w:lang w:eastAsia="ru-RU"/>
        </w:rPr>
        <w:t>Студент</w:t>
      </w:r>
      <w:r w:rsidRPr="002F5372">
        <w:rPr>
          <w:rFonts w:eastAsia="Calibri" w:cs="Times New Roman"/>
          <w:szCs w:val="20"/>
          <w:lang w:eastAsia="ru-RU"/>
        </w:rPr>
        <w:t xml:space="preserve">                                          </w:t>
      </w:r>
      <w:r w:rsidRPr="00C76750">
        <w:rPr>
          <w:rFonts w:eastAsia="Calibri" w:cs="Times New Roman"/>
          <w:i/>
          <w:sz w:val="22"/>
          <w:szCs w:val="20"/>
          <w:lang w:eastAsia="ru-RU"/>
        </w:rPr>
        <w:t>______</w:t>
      </w:r>
      <w:r w:rsidRPr="00622AF6">
        <w:rPr>
          <w:rFonts w:eastAsia="Calibri" w:cs="Times New Roman"/>
          <w:i/>
          <w:sz w:val="22"/>
          <w:szCs w:val="20"/>
          <w:lang w:eastAsia="ru-RU"/>
        </w:rPr>
        <w:t>___</w:t>
      </w:r>
      <w:r w:rsidRPr="00C76750">
        <w:rPr>
          <w:rFonts w:eastAsia="Calibri" w:cs="Times New Roman"/>
          <w:i/>
          <w:sz w:val="22"/>
          <w:szCs w:val="20"/>
          <w:lang w:eastAsia="ru-RU"/>
        </w:rPr>
        <w:t>___</w:t>
      </w:r>
      <w:r>
        <w:rPr>
          <w:rFonts w:eastAsia="Calibri" w:cs="Times New Roman"/>
          <w:i/>
          <w:szCs w:val="20"/>
          <w:u w:val="single"/>
          <w:lang w:eastAsia="ru-RU"/>
        </w:rPr>
        <w:t xml:space="preserve">                  </w:t>
      </w:r>
      <w:r w:rsidRPr="00622AF6">
        <w:rPr>
          <w:rFonts w:eastAsia="Calibri" w:cs="Times New Roman"/>
          <w:i/>
          <w:szCs w:val="20"/>
          <w:lang w:eastAsia="ru-RU"/>
        </w:rPr>
        <w:t xml:space="preserve"> </w:t>
      </w:r>
      <w:r>
        <w:rPr>
          <w:rFonts w:eastAsia="Calibri" w:cs="Times New Roman"/>
          <w:szCs w:val="20"/>
          <w:lang w:eastAsia="ru-RU"/>
        </w:rPr>
        <w:t>Лобанов Д.В</w:t>
      </w:r>
      <w:r w:rsidRPr="003E251E">
        <w:rPr>
          <w:rFonts w:eastAsia="Calibri" w:cs="Times New Roman"/>
          <w:szCs w:val="20"/>
          <w:lang w:eastAsia="ru-RU"/>
        </w:rPr>
        <w:t>.</w:t>
      </w:r>
    </w:p>
    <w:p w:rsidR="001211C9" w:rsidRPr="002F5372" w:rsidRDefault="001211C9" w:rsidP="001211C9">
      <w:pPr>
        <w:widowControl w:val="0"/>
        <w:shd w:val="clear" w:color="auto" w:fill="FFFFFF"/>
        <w:autoSpaceDE w:val="0"/>
        <w:autoSpaceDN w:val="0"/>
        <w:adjustRightInd w:val="0"/>
        <w:spacing w:after="0" w:line="240" w:lineRule="auto"/>
        <w:ind w:left="3969"/>
        <w:jc w:val="both"/>
        <w:rPr>
          <w:rFonts w:eastAsia="Calibri" w:cs="Times New Roman"/>
          <w:sz w:val="18"/>
          <w:szCs w:val="18"/>
          <w:lang w:eastAsia="ru-RU"/>
        </w:rPr>
      </w:pPr>
      <w:r w:rsidRPr="002F5372">
        <w:rPr>
          <w:rFonts w:eastAsia="Calibri" w:cs="Times New Roman"/>
          <w:sz w:val="18"/>
          <w:szCs w:val="18"/>
          <w:lang w:eastAsia="ru-RU"/>
        </w:rPr>
        <w:t xml:space="preserve">(подпись, дата) </w:t>
      </w:r>
      <w:r w:rsidRPr="002F5372">
        <w:rPr>
          <w:rFonts w:eastAsia="Calibri" w:cs="Times New Roman"/>
          <w:sz w:val="18"/>
          <w:szCs w:val="18"/>
          <w:lang w:eastAsia="ru-RU"/>
        </w:rPr>
        <w:tab/>
      </w:r>
      <w:r w:rsidRPr="002F5372">
        <w:rPr>
          <w:rFonts w:eastAsia="Calibri" w:cs="Times New Roman"/>
          <w:sz w:val="18"/>
          <w:szCs w:val="18"/>
          <w:lang w:eastAsia="ru-RU"/>
        </w:rPr>
        <w:tab/>
      </w:r>
      <w:r w:rsidRPr="002F5372">
        <w:rPr>
          <w:rFonts w:eastAsia="Calibri" w:cs="Times New Roman"/>
          <w:sz w:val="18"/>
          <w:szCs w:val="18"/>
          <w:lang w:eastAsia="ru-RU"/>
        </w:rPr>
        <w:tab/>
      </w:r>
    </w:p>
    <w:p w:rsidR="001211C9" w:rsidRPr="002F5372" w:rsidRDefault="001211C9" w:rsidP="001211C9">
      <w:pPr>
        <w:widowControl w:val="0"/>
        <w:shd w:val="clear" w:color="auto" w:fill="FFFFFF"/>
        <w:autoSpaceDE w:val="0"/>
        <w:autoSpaceDN w:val="0"/>
        <w:adjustRightInd w:val="0"/>
        <w:spacing w:before="180" w:after="0" w:line="240" w:lineRule="auto"/>
        <w:jc w:val="both"/>
        <w:rPr>
          <w:rFonts w:eastAsia="Calibri" w:cs="Times New Roman"/>
          <w:szCs w:val="20"/>
          <w:lang w:eastAsia="ru-RU"/>
        </w:rPr>
      </w:pPr>
      <w:r w:rsidRPr="002F5372">
        <w:rPr>
          <w:rFonts w:eastAsia="Calibri" w:cs="Times New Roman"/>
          <w:b/>
          <w:sz w:val="26"/>
          <w:szCs w:val="26"/>
          <w:lang w:eastAsia="ru-RU"/>
        </w:rPr>
        <w:t>Руководитель</w:t>
      </w:r>
      <w:r w:rsidRPr="002F5372">
        <w:rPr>
          <w:rFonts w:eastAsia="Calibri" w:cs="Times New Roman"/>
          <w:szCs w:val="20"/>
          <w:lang w:eastAsia="ru-RU"/>
        </w:rPr>
        <w:t xml:space="preserve">                                </w:t>
      </w:r>
      <w:r w:rsidRPr="00C76750">
        <w:rPr>
          <w:rFonts w:eastAsia="Calibri" w:cs="Times New Roman"/>
          <w:i/>
          <w:sz w:val="22"/>
          <w:szCs w:val="20"/>
          <w:lang w:eastAsia="ru-RU"/>
        </w:rPr>
        <w:t>_______</w:t>
      </w:r>
      <w:r w:rsidRPr="00622AF6">
        <w:rPr>
          <w:rFonts w:eastAsia="Calibri" w:cs="Times New Roman"/>
          <w:i/>
          <w:sz w:val="22"/>
          <w:szCs w:val="20"/>
          <w:lang w:eastAsia="ru-RU"/>
        </w:rPr>
        <w:t>___</w:t>
      </w:r>
      <w:r w:rsidRPr="00C76750">
        <w:rPr>
          <w:rFonts w:eastAsia="Calibri" w:cs="Times New Roman"/>
          <w:i/>
          <w:sz w:val="22"/>
          <w:szCs w:val="20"/>
          <w:lang w:eastAsia="ru-RU"/>
        </w:rPr>
        <w:t>__</w:t>
      </w:r>
      <w:r>
        <w:rPr>
          <w:rFonts w:eastAsia="Calibri" w:cs="Times New Roman"/>
          <w:i/>
          <w:szCs w:val="20"/>
          <w:u w:val="single"/>
          <w:lang w:eastAsia="ru-RU"/>
        </w:rPr>
        <w:t xml:space="preserve">                   </w:t>
      </w:r>
      <w:r w:rsidRPr="00622AF6">
        <w:rPr>
          <w:rFonts w:eastAsia="Calibri" w:cs="Times New Roman"/>
          <w:i/>
          <w:szCs w:val="20"/>
          <w:lang w:eastAsia="ru-RU"/>
        </w:rPr>
        <w:t xml:space="preserve"> </w:t>
      </w:r>
      <w:r>
        <w:rPr>
          <w:rFonts w:eastAsia="Calibri" w:cs="Times New Roman"/>
          <w:szCs w:val="20"/>
          <w:lang w:eastAsia="ru-RU"/>
        </w:rPr>
        <w:t>Митрохин</w:t>
      </w:r>
      <w:r w:rsidRPr="003E251E">
        <w:rPr>
          <w:rFonts w:eastAsia="Calibri" w:cs="Times New Roman"/>
          <w:szCs w:val="20"/>
          <w:lang w:eastAsia="ru-RU"/>
        </w:rPr>
        <w:t xml:space="preserve"> </w:t>
      </w:r>
      <w:r>
        <w:rPr>
          <w:rFonts w:eastAsia="Calibri" w:cs="Times New Roman"/>
          <w:szCs w:val="20"/>
          <w:lang w:eastAsia="ru-RU"/>
        </w:rPr>
        <w:t>М.А</w:t>
      </w:r>
      <w:r w:rsidRPr="003E251E">
        <w:rPr>
          <w:rFonts w:eastAsia="Calibri" w:cs="Times New Roman"/>
          <w:szCs w:val="20"/>
          <w:lang w:eastAsia="ru-RU"/>
        </w:rPr>
        <w:t>.</w:t>
      </w:r>
    </w:p>
    <w:p w:rsidR="001211C9" w:rsidRPr="002F5372" w:rsidRDefault="001211C9" w:rsidP="001211C9">
      <w:pPr>
        <w:widowControl w:val="0"/>
        <w:shd w:val="clear" w:color="auto" w:fill="FFFFFF"/>
        <w:autoSpaceDE w:val="0"/>
        <w:autoSpaceDN w:val="0"/>
        <w:adjustRightInd w:val="0"/>
        <w:spacing w:after="0" w:line="240" w:lineRule="auto"/>
        <w:ind w:left="3969"/>
        <w:jc w:val="both"/>
        <w:rPr>
          <w:rFonts w:eastAsia="Calibri" w:cs="Times New Roman"/>
          <w:szCs w:val="20"/>
          <w:lang w:eastAsia="ru-RU"/>
        </w:rPr>
      </w:pPr>
      <w:r w:rsidRPr="002F5372">
        <w:rPr>
          <w:rFonts w:eastAsia="Calibri" w:cs="Times New Roman"/>
          <w:sz w:val="18"/>
          <w:szCs w:val="18"/>
          <w:lang w:eastAsia="ru-RU"/>
        </w:rPr>
        <w:t xml:space="preserve">(подпись, дата) </w:t>
      </w:r>
      <w:r w:rsidRPr="002F5372">
        <w:rPr>
          <w:rFonts w:eastAsia="Calibri" w:cs="Times New Roman"/>
          <w:sz w:val="18"/>
          <w:szCs w:val="18"/>
          <w:lang w:eastAsia="ru-RU"/>
        </w:rPr>
        <w:tab/>
      </w:r>
      <w:r w:rsidRPr="002F5372">
        <w:rPr>
          <w:rFonts w:eastAsia="Calibri" w:cs="Times New Roman"/>
          <w:sz w:val="18"/>
          <w:szCs w:val="18"/>
          <w:lang w:eastAsia="ru-RU"/>
        </w:rPr>
        <w:tab/>
      </w:r>
    </w:p>
    <w:p w:rsidR="001211C9" w:rsidRPr="002F5372" w:rsidRDefault="001211C9" w:rsidP="001211C9">
      <w:pPr>
        <w:widowControl w:val="0"/>
        <w:shd w:val="clear" w:color="auto" w:fill="FFFFFF"/>
        <w:autoSpaceDE w:val="0"/>
        <w:autoSpaceDN w:val="0"/>
        <w:adjustRightInd w:val="0"/>
        <w:spacing w:before="180" w:after="0" w:line="240" w:lineRule="auto"/>
        <w:ind w:right="51"/>
        <w:jc w:val="both"/>
        <w:rPr>
          <w:rFonts w:eastAsia="Calibri" w:cs="Times New Roman"/>
          <w:szCs w:val="20"/>
          <w:lang w:eastAsia="ru-RU"/>
        </w:rPr>
      </w:pPr>
      <w:r w:rsidRPr="002F5372">
        <w:rPr>
          <w:rFonts w:eastAsia="Calibri" w:cs="Times New Roman"/>
          <w:b/>
          <w:sz w:val="26"/>
          <w:szCs w:val="26"/>
          <w:lang w:eastAsia="ru-RU"/>
        </w:rPr>
        <w:t>Нормоконтролёр</w:t>
      </w:r>
      <w:r w:rsidRPr="002F5372">
        <w:rPr>
          <w:rFonts w:eastAsia="Calibri" w:cs="Times New Roman"/>
          <w:szCs w:val="20"/>
          <w:lang w:eastAsia="ru-RU"/>
        </w:rPr>
        <w:t xml:space="preserve">                           </w:t>
      </w:r>
      <w:r w:rsidRPr="00C76750">
        <w:rPr>
          <w:rFonts w:eastAsia="Calibri" w:cs="Times New Roman"/>
          <w:i/>
          <w:sz w:val="22"/>
          <w:szCs w:val="20"/>
          <w:lang w:eastAsia="ru-RU"/>
        </w:rPr>
        <w:t>______</w:t>
      </w:r>
      <w:r w:rsidRPr="00622AF6">
        <w:rPr>
          <w:rFonts w:eastAsia="Calibri" w:cs="Times New Roman"/>
          <w:i/>
          <w:sz w:val="22"/>
          <w:szCs w:val="20"/>
          <w:lang w:eastAsia="ru-RU"/>
        </w:rPr>
        <w:t>___</w:t>
      </w:r>
      <w:r w:rsidRPr="00C76750">
        <w:rPr>
          <w:rFonts w:eastAsia="Calibri" w:cs="Times New Roman"/>
          <w:i/>
          <w:sz w:val="22"/>
          <w:szCs w:val="20"/>
          <w:lang w:eastAsia="ru-RU"/>
        </w:rPr>
        <w:t>___</w:t>
      </w:r>
      <w:r>
        <w:rPr>
          <w:rFonts w:eastAsia="Calibri" w:cs="Times New Roman"/>
          <w:i/>
          <w:szCs w:val="20"/>
          <w:u w:val="single"/>
          <w:lang w:eastAsia="ru-RU"/>
        </w:rPr>
        <w:t xml:space="preserve">                  </w:t>
      </w:r>
      <w:r w:rsidRPr="00622AF6">
        <w:rPr>
          <w:rFonts w:eastAsia="Calibri" w:cs="Times New Roman"/>
          <w:i/>
          <w:szCs w:val="20"/>
          <w:lang w:eastAsia="ru-RU"/>
        </w:rPr>
        <w:t xml:space="preserve"> </w:t>
      </w:r>
      <w:r w:rsidRPr="002F5372">
        <w:rPr>
          <w:rFonts w:eastAsia="Calibri" w:cs="Times New Roman"/>
          <w:szCs w:val="20"/>
          <w:lang w:eastAsia="ru-RU"/>
        </w:rPr>
        <w:t>А.С. Бычков</w:t>
      </w:r>
    </w:p>
    <w:p w:rsidR="001211C9" w:rsidRPr="00AB55D3" w:rsidRDefault="001211C9" w:rsidP="001211C9">
      <w:pPr>
        <w:widowControl w:val="0"/>
        <w:shd w:val="clear" w:color="auto" w:fill="FFFFFF"/>
        <w:autoSpaceDE w:val="0"/>
        <w:autoSpaceDN w:val="0"/>
        <w:adjustRightInd w:val="0"/>
        <w:spacing w:after="0" w:line="240" w:lineRule="auto"/>
        <w:ind w:left="3969"/>
        <w:jc w:val="both"/>
        <w:rPr>
          <w:rFonts w:eastAsia="Calibri" w:cs="Times New Roman"/>
          <w:szCs w:val="20"/>
          <w:lang w:eastAsia="ru-RU"/>
        </w:rPr>
      </w:pPr>
      <w:r w:rsidRPr="002F5372">
        <w:rPr>
          <w:rFonts w:eastAsia="Calibri" w:cs="Times New Roman"/>
          <w:sz w:val="18"/>
          <w:szCs w:val="18"/>
          <w:lang w:eastAsia="ru-RU"/>
        </w:rPr>
        <w:t xml:space="preserve">(подпись, дата) </w:t>
      </w:r>
      <w:r w:rsidRPr="002F5372">
        <w:rPr>
          <w:rFonts w:eastAsia="Calibri" w:cs="Times New Roman"/>
          <w:sz w:val="18"/>
          <w:szCs w:val="18"/>
          <w:lang w:eastAsia="ru-RU"/>
        </w:rPr>
        <w:tab/>
      </w:r>
      <w:r w:rsidRPr="002F5372">
        <w:rPr>
          <w:rFonts w:eastAsia="Calibri" w:cs="Times New Roman"/>
          <w:sz w:val="18"/>
          <w:szCs w:val="18"/>
          <w:lang w:eastAsia="ru-RU"/>
        </w:rPr>
        <w:tab/>
      </w:r>
      <w:r w:rsidRPr="002F5372">
        <w:rPr>
          <w:rFonts w:eastAsia="Calibri" w:cs="Times New Roman"/>
          <w:sz w:val="18"/>
          <w:szCs w:val="18"/>
          <w:lang w:eastAsia="ru-RU"/>
        </w:rPr>
        <w:tab/>
      </w:r>
    </w:p>
    <w:p w:rsidR="001211C9" w:rsidRPr="00AB55D3" w:rsidRDefault="001211C9" w:rsidP="001211C9">
      <w:pPr>
        <w:widowControl w:val="0"/>
        <w:shd w:val="clear" w:color="auto" w:fill="FFFFFF"/>
        <w:autoSpaceDE w:val="0"/>
        <w:autoSpaceDN w:val="0"/>
        <w:adjustRightInd w:val="0"/>
        <w:spacing w:after="0" w:line="480" w:lineRule="auto"/>
        <w:ind w:right="51"/>
        <w:jc w:val="both"/>
        <w:rPr>
          <w:rFonts w:eastAsia="Calibri" w:cs="Times New Roman"/>
          <w:i/>
          <w:sz w:val="26"/>
          <w:szCs w:val="26"/>
          <w:lang w:eastAsia="ru-RU"/>
        </w:rPr>
      </w:pPr>
      <w:r w:rsidRPr="00AB55D3">
        <w:rPr>
          <w:rFonts w:eastAsia="Calibri" w:cs="Times New Roman"/>
          <w:i/>
          <w:sz w:val="26"/>
          <w:szCs w:val="26"/>
          <w:lang w:eastAsia="ru-RU"/>
        </w:rPr>
        <w:t xml:space="preserve">Работа допущена к защите </w:t>
      </w:r>
      <w:r w:rsidRPr="00AB55D3">
        <w:rPr>
          <w:rFonts w:eastAsia="Calibri" w:cs="Times New Roman"/>
          <w:sz w:val="26"/>
          <w:szCs w:val="26"/>
          <w:lang w:eastAsia="ru-RU"/>
        </w:rPr>
        <w:t>(протокол заседания кафедры от 02.06.2022 г. №13)</w:t>
      </w:r>
    </w:p>
    <w:p w:rsidR="001211C9" w:rsidRPr="002F5372" w:rsidRDefault="001211C9" w:rsidP="001211C9">
      <w:pPr>
        <w:widowControl w:val="0"/>
        <w:shd w:val="clear" w:color="auto" w:fill="FFFFFF"/>
        <w:autoSpaceDE w:val="0"/>
        <w:autoSpaceDN w:val="0"/>
        <w:adjustRightInd w:val="0"/>
        <w:spacing w:after="0" w:line="240" w:lineRule="auto"/>
        <w:jc w:val="both"/>
        <w:rPr>
          <w:rFonts w:eastAsia="Calibri" w:cs="Times New Roman"/>
          <w:sz w:val="26"/>
          <w:szCs w:val="26"/>
          <w:lang w:eastAsia="ru-RU"/>
        </w:rPr>
      </w:pPr>
      <w:r w:rsidRPr="002F5372">
        <w:rPr>
          <w:rFonts w:eastAsia="Calibri" w:cs="Times New Roman"/>
          <w:b/>
          <w:sz w:val="26"/>
          <w:szCs w:val="26"/>
          <w:lang w:eastAsia="ru-RU"/>
        </w:rPr>
        <w:t>Заведующий кафедрой</w:t>
      </w:r>
      <w:r w:rsidRPr="002F5372">
        <w:rPr>
          <w:rFonts w:eastAsia="Calibri" w:cs="Times New Roman"/>
          <w:sz w:val="26"/>
          <w:szCs w:val="26"/>
          <w:lang w:eastAsia="ru-RU"/>
        </w:rPr>
        <w:t xml:space="preserve">   </w:t>
      </w:r>
      <w:r>
        <w:rPr>
          <w:rFonts w:eastAsia="Calibri" w:cs="Times New Roman"/>
          <w:sz w:val="26"/>
          <w:szCs w:val="26"/>
          <w:lang w:eastAsia="ru-RU"/>
        </w:rPr>
        <w:t xml:space="preserve">          </w:t>
      </w:r>
      <w:r w:rsidRPr="000A1C86">
        <w:rPr>
          <w:rFonts w:eastAsia="Calibri" w:cs="Times New Roman"/>
          <w:i/>
          <w:sz w:val="26"/>
          <w:szCs w:val="26"/>
          <w:lang w:eastAsia="ru-RU"/>
        </w:rPr>
        <w:t>__________________</w:t>
      </w:r>
      <w:r w:rsidRPr="002F5372">
        <w:rPr>
          <w:rFonts w:eastAsia="Calibri" w:cs="Times New Roman"/>
          <w:sz w:val="26"/>
          <w:szCs w:val="26"/>
          <w:lang w:eastAsia="ru-RU"/>
        </w:rPr>
        <w:t xml:space="preserve">              М.А. Митрохин</w:t>
      </w:r>
    </w:p>
    <w:p w:rsidR="001211C9" w:rsidRPr="002F5372" w:rsidRDefault="001211C9" w:rsidP="001211C9">
      <w:pPr>
        <w:widowControl w:val="0"/>
        <w:shd w:val="clear" w:color="auto" w:fill="FFFFFF"/>
        <w:autoSpaceDE w:val="0"/>
        <w:autoSpaceDN w:val="0"/>
        <w:adjustRightInd w:val="0"/>
        <w:spacing w:after="0" w:line="240" w:lineRule="auto"/>
        <w:ind w:left="3828" w:right="51"/>
        <w:rPr>
          <w:rFonts w:eastAsia="Calibri" w:cs="Times New Roman"/>
          <w:sz w:val="18"/>
          <w:szCs w:val="18"/>
          <w:lang w:eastAsia="ru-RU"/>
        </w:rPr>
      </w:pPr>
      <w:r w:rsidRPr="002F5372">
        <w:rPr>
          <w:rFonts w:eastAsia="Calibri" w:cs="Times New Roman"/>
          <w:sz w:val="18"/>
          <w:szCs w:val="18"/>
          <w:lang w:eastAsia="ru-RU"/>
        </w:rPr>
        <w:t xml:space="preserve">         (подпись)</w:t>
      </w:r>
      <w:r w:rsidRPr="002F5372">
        <w:rPr>
          <w:rFonts w:eastAsia="Calibri" w:cs="Times New Roman"/>
          <w:sz w:val="18"/>
          <w:szCs w:val="18"/>
          <w:lang w:eastAsia="ru-RU"/>
        </w:rPr>
        <w:tab/>
      </w:r>
      <w:r w:rsidRPr="002F5372">
        <w:rPr>
          <w:rFonts w:eastAsia="Calibri" w:cs="Times New Roman"/>
          <w:sz w:val="18"/>
          <w:szCs w:val="18"/>
          <w:lang w:eastAsia="ru-RU"/>
        </w:rPr>
        <w:tab/>
      </w:r>
      <w:r w:rsidRPr="002F5372">
        <w:rPr>
          <w:rFonts w:eastAsia="Calibri" w:cs="Times New Roman"/>
          <w:sz w:val="18"/>
          <w:szCs w:val="18"/>
          <w:lang w:eastAsia="ru-RU"/>
        </w:rPr>
        <w:tab/>
      </w:r>
    </w:p>
    <w:p w:rsidR="001211C9" w:rsidRPr="002F5372" w:rsidRDefault="001211C9" w:rsidP="001211C9">
      <w:pPr>
        <w:widowControl w:val="0"/>
        <w:shd w:val="clear" w:color="auto" w:fill="FFFFFF"/>
        <w:autoSpaceDE w:val="0"/>
        <w:autoSpaceDN w:val="0"/>
        <w:adjustRightInd w:val="0"/>
        <w:spacing w:before="120" w:after="0" w:line="240" w:lineRule="auto"/>
        <w:ind w:right="51"/>
        <w:jc w:val="both"/>
        <w:rPr>
          <w:rFonts w:eastAsia="Calibri" w:cs="Times New Roman"/>
          <w:i/>
          <w:sz w:val="26"/>
          <w:szCs w:val="26"/>
          <w:lang w:eastAsia="ru-RU"/>
        </w:rPr>
      </w:pPr>
    </w:p>
    <w:p w:rsidR="001211C9" w:rsidRPr="00C37C53" w:rsidRDefault="001211C9" w:rsidP="001211C9">
      <w:pPr>
        <w:widowControl w:val="0"/>
        <w:shd w:val="clear" w:color="auto" w:fill="FFFFFF"/>
        <w:autoSpaceDE w:val="0"/>
        <w:autoSpaceDN w:val="0"/>
        <w:adjustRightInd w:val="0"/>
        <w:spacing w:before="120" w:after="0" w:line="240" w:lineRule="auto"/>
        <w:ind w:right="51"/>
        <w:jc w:val="both"/>
        <w:rPr>
          <w:rFonts w:eastAsia="Calibri" w:cs="Times New Roman"/>
          <w:sz w:val="26"/>
          <w:szCs w:val="26"/>
          <w:lang w:eastAsia="ru-RU"/>
        </w:rPr>
      </w:pPr>
      <w:r>
        <w:rPr>
          <w:rFonts w:eastAsia="Calibri" w:cs="Times New Roman"/>
          <w:i/>
          <w:sz w:val="26"/>
          <w:szCs w:val="26"/>
          <w:lang w:eastAsia="ru-RU"/>
        </w:rPr>
        <w:t>Работа защищена с отметкой_</w:t>
      </w:r>
      <w:r w:rsidRPr="000A1C86">
        <w:rPr>
          <w:rFonts w:eastAsia="Calibri" w:cs="Times New Roman"/>
          <w:i/>
          <w:sz w:val="26"/>
          <w:szCs w:val="26"/>
          <w:lang w:eastAsia="ru-RU"/>
        </w:rPr>
        <w:t>_</w:t>
      </w:r>
      <w:r>
        <w:rPr>
          <w:rFonts w:eastAsia="Calibri" w:cs="Times New Roman"/>
          <w:i/>
          <w:sz w:val="26"/>
          <w:szCs w:val="26"/>
          <w:lang w:eastAsia="ru-RU"/>
        </w:rPr>
        <w:t>___</w:t>
      </w:r>
      <w:proofErr w:type="gramStart"/>
      <w:r w:rsidRPr="000A1C86">
        <w:rPr>
          <w:rFonts w:eastAsia="Calibri" w:cs="Times New Roman"/>
          <w:i/>
          <w:sz w:val="26"/>
          <w:szCs w:val="26"/>
          <w:lang w:eastAsia="ru-RU"/>
        </w:rPr>
        <w:t>_</w:t>
      </w:r>
      <w:r w:rsidRPr="002F5372">
        <w:rPr>
          <w:rFonts w:eastAsia="Calibri" w:cs="Times New Roman"/>
          <w:sz w:val="26"/>
          <w:szCs w:val="26"/>
          <w:lang w:eastAsia="ru-RU"/>
        </w:rPr>
        <w:t>(</w:t>
      </w:r>
      <w:proofErr w:type="gramEnd"/>
      <w:r w:rsidRPr="002F5372">
        <w:rPr>
          <w:rFonts w:eastAsia="Calibri" w:cs="Times New Roman"/>
          <w:sz w:val="26"/>
          <w:szCs w:val="26"/>
          <w:lang w:eastAsia="ru-RU"/>
        </w:rPr>
        <w:t>протокол заседания ГЭК от</w:t>
      </w:r>
      <w:r>
        <w:rPr>
          <w:rFonts w:eastAsia="Calibri" w:cs="Times New Roman"/>
          <w:sz w:val="26"/>
          <w:szCs w:val="26"/>
          <w:lang w:eastAsia="ru-RU"/>
        </w:rPr>
        <w:t xml:space="preserve"> </w:t>
      </w:r>
      <w:r>
        <w:rPr>
          <w:rFonts w:eastAsia="Calibri" w:cs="Times New Roman"/>
          <w:i/>
          <w:sz w:val="26"/>
          <w:szCs w:val="26"/>
          <w:lang w:eastAsia="ru-RU"/>
        </w:rPr>
        <w:t>___</w:t>
      </w:r>
      <w:r w:rsidRPr="000A1C86">
        <w:rPr>
          <w:rFonts w:eastAsia="Calibri" w:cs="Times New Roman"/>
          <w:i/>
          <w:sz w:val="26"/>
          <w:szCs w:val="26"/>
          <w:lang w:eastAsia="ru-RU"/>
        </w:rPr>
        <w:t>___</w:t>
      </w:r>
      <w:r w:rsidRPr="002F5372">
        <w:rPr>
          <w:rFonts w:eastAsia="Calibri" w:cs="Times New Roman"/>
          <w:sz w:val="26"/>
          <w:szCs w:val="26"/>
          <w:lang w:eastAsia="ru-RU"/>
        </w:rPr>
        <w:t>№</w:t>
      </w:r>
      <w:r>
        <w:rPr>
          <w:rFonts w:eastAsia="Calibri" w:cs="Times New Roman"/>
          <w:i/>
          <w:sz w:val="26"/>
          <w:szCs w:val="26"/>
          <w:lang w:eastAsia="ru-RU"/>
        </w:rPr>
        <w:t>____</w:t>
      </w:r>
      <w:r w:rsidRPr="000A1C86">
        <w:rPr>
          <w:rFonts w:eastAsia="Calibri" w:cs="Times New Roman"/>
          <w:i/>
          <w:sz w:val="26"/>
          <w:szCs w:val="26"/>
          <w:lang w:eastAsia="ru-RU"/>
        </w:rPr>
        <w:t>___</w:t>
      </w:r>
      <w:r w:rsidRPr="002F5372">
        <w:rPr>
          <w:rFonts w:eastAsia="Calibri" w:cs="Times New Roman"/>
          <w:sz w:val="26"/>
          <w:szCs w:val="26"/>
          <w:lang w:eastAsia="ru-RU"/>
        </w:rPr>
        <w:t>)</w:t>
      </w:r>
    </w:p>
    <w:p w:rsidR="001211C9" w:rsidRPr="00C37C53" w:rsidRDefault="001211C9" w:rsidP="001211C9">
      <w:pPr>
        <w:widowControl w:val="0"/>
        <w:shd w:val="clear" w:color="auto" w:fill="FFFFFF"/>
        <w:autoSpaceDE w:val="0"/>
        <w:autoSpaceDN w:val="0"/>
        <w:adjustRightInd w:val="0"/>
        <w:spacing w:before="240" w:after="0" w:line="240" w:lineRule="auto"/>
        <w:ind w:right="51"/>
        <w:jc w:val="both"/>
        <w:rPr>
          <w:rFonts w:eastAsia="Calibri" w:cs="Times New Roman"/>
          <w:sz w:val="26"/>
          <w:szCs w:val="26"/>
          <w:lang w:eastAsia="ru-RU"/>
        </w:rPr>
      </w:pPr>
    </w:p>
    <w:p w:rsidR="001211C9" w:rsidRPr="001A6B17" w:rsidRDefault="001211C9" w:rsidP="001211C9">
      <w:pPr>
        <w:widowControl w:val="0"/>
        <w:shd w:val="clear" w:color="auto" w:fill="FFFFFF"/>
        <w:autoSpaceDE w:val="0"/>
        <w:autoSpaceDN w:val="0"/>
        <w:adjustRightInd w:val="0"/>
        <w:spacing w:after="0" w:line="240" w:lineRule="auto"/>
        <w:ind w:right="51"/>
        <w:jc w:val="both"/>
        <w:rPr>
          <w:rFonts w:cs="Times New Roman"/>
          <w:sz w:val="26"/>
          <w:szCs w:val="26"/>
          <w:lang w:eastAsia="ru-RU"/>
        </w:rPr>
      </w:pPr>
      <w:r>
        <w:rPr>
          <w:rFonts w:cs="Times New Roman"/>
          <w:b/>
          <w:sz w:val="26"/>
          <w:szCs w:val="26"/>
          <w:lang w:eastAsia="ru-RU"/>
        </w:rPr>
        <w:t>С</w:t>
      </w:r>
      <w:r w:rsidRPr="001A6B17">
        <w:rPr>
          <w:rFonts w:cs="Times New Roman"/>
          <w:b/>
          <w:sz w:val="26"/>
          <w:szCs w:val="26"/>
          <w:lang w:eastAsia="ru-RU"/>
        </w:rPr>
        <w:t>екретарь Г</w:t>
      </w:r>
      <w:r>
        <w:rPr>
          <w:rFonts w:cs="Times New Roman"/>
          <w:b/>
          <w:sz w:val="26"/>
          <w:szCs w:val="26"/>
          <w:lang w:eastAsia="ru-RU"/>
        </w:rPr>
        <w:t>Э</w:t>
      </w:r>
      <w:r w:rsidRPr="001A6B17">
        <w:rPr>
          <w:rFonts w:cs="Times New Roman"/>
          <w:b/>
          <w:sz w:val="26"/>
          <w:szCs w:val="26"/>
          <w:lang w:eastAsia="ru-RU"/>
        </w:rPr>
        <w:t>К</w:t>
      </w:r>
      <w:r>
        <w:rPr>
          <w:rFonts w:cs="Times New Roman"/>
          <w:sz w:val="26"/>
          <w:szCs w:val="26"/>
          <w:lang w:eastAsia="ru-RU"/>
        </w:rPr>
        <w:t xml:space="preserve">                          </w:t>
      </w:r>
      <w:r w:rsidRPr="000A1C86">
        <w:rPr>
          <w:rFonts w:cs="Times New Roman"/>
          <w:i/>
          <w:sz w:val="26"/>
          <w:szCs w:val="26"/>
          <w:lang w:eastAsia="ru-RU"/>
        </w:rPr>
        <w:t>__________________</w:t>
      </w:r>
      <w:r>
        <w:rPr>
          <w:rFonts w:cs="Times New Roman"/>
          <w:sz w:val="26"/>
          <w:szCs w:val="26"/>
          <w:lang w:eastAsia="ru-RU"/>
        </w:rPr>
        <w:t xml:space="preserve">                 Е.И. Гурин</w:t>
      </w:r>
    </w:p>
    <w:p w:rsidR="001211C9" w:rsidRPr="00C01107" w:rsidRDefault="001211C9" w:rsidP="00C01107">
      <w:pPr>
        <w:widowControl w:val="0"/>
        <w:shd w:val="clear" w:color="auto" w:fill="FFFFFF"/>
        <w:autoSpaceDE w:val="0"/>
        <w:autoSpaceDN w:val="0"/>
        <w:adjustRightInd w:val="0"/>
        <w:spacing w:after="0" w:line="240" w:lineRule="auto"/>
        <w:ind w:left="2977" w:right="51"/>
        <w:rPr>
          <w:rFonts w:cs="Times New Roman"/>
          <w:sz w:val="18"/>
          <w:szCs w:val="18"/>
          <w:lang w:eastAsia="ru-RU"/>
        </w:rPr>
      </w:pPr>
      <w:r>
        <w:rPr>
          <w:rFonts w:cs="Times New Roman"/>
          <w:sz w:val="18"/>
          <w:szCs w:val="18"/>
          <w:lang w:eastAsia="ru-RU"/>
        </w:rPr>
        <w:t xml:space="preserve">                            </w:t>
      </w:r>
      <w:r w:rsidRPr="001A6B17">
        <w:rPr>
          <w:rFonts w:cs="Times New Roman"/>
          <w:sz w:val="18"/>
          <w:szCs w:val="18"/>
          <w:lang w:eastAsia="ru-RU"/>
        </w:rPr>
        <w:t>(подпись)</w:t>
      </w:r>
    </w:p>
    <w:p w:rsidR="001211C9" w:rsidRDefault="001211C9" w:rsidP="001211C9">
      <w:pPr>
        <w:widowControl w:val="0"/>
        <w:autoSpaceDE w:val="0"/>
        <w:autoSpaceDN w:val="0"/>
        <w:adjustRightInd w:val="0"/>
        <w:spacing w:after="0" w:line="360" w:lineRule="auto"/>
        <w:jc w:val="center"/>
      </w:pPr>
      <w:r w:rsidRPr="001A6B17">
        <w:rPr>
          <w:rFonts w:cs="Times New Roman"/>
          <w:szCs w:val="20"/>
          <w:lang w:eastAsia="ru-RU"/>
        </w:rPr>
        <w:t xml:space="preserve">Пенза </w:t>
      </w:r>
      <w:r>
        <w:rPr>
          <w:rFonts w:cs="Times New Roman"/>
          <w:szCs w:val="20"/>
          <w:lang w:eastAsia="ru-RU"/>
        </w:rPr>
        <w:t>2023</w:t>
      </w:r>
      <w:r>
        <w:br w:type="page"/>
      </w:r>
    </w:p>
    <w:p w:rsidR="001211C9" w:rsidRPr="00204F88" w:rsidRDefault="001211C9" w:rsidP="001211C9">
      <w:pPr>
        <w:shd w:val="clear" w:color="auto" w:fill="FFFFFF"/>
        <w:spacing w:before="120" w:after="120" w:line="240" w:lineRule="auto"/>
        <w:ind w:right="51"/>
        <w:jc w:val="center"/>
        <w:rPr>
          <w:rFonts w:cs="Times New Roman"/>
          <w:caps/>
          <w:szCs w:val="28"/>
          <w:lang w:eastAsia="ru-RU"/>
        </w:rPr>
      </w:pPr>
      <w:r w:rsidRPr="00407118">
        <w:rPr>
          <w:rFonts w:cs="Times New Roman"/>
          <w:szCs w:val="28"/>
          <w:lang w:eastAsia="ru-RU"/>
        </w:rPr>
        <w:lastRenderedPageBreak/>
        <w:t>Федеральное государственное бюджетное образовательное учреждение</w:t>
      </w:r>
      <w:r w:rsidRPr="00407118">
        <w:rPr>
          <w:rFonts w:cs="Times New Roman"/>
          <w:szCs w:val="28"/>
          <w:lang w:eastAsia="ru-RU"/>
        </w:rPr>
        <w:br/>
        <w:t>высшего образования</w:t>
      </w:r>
      <w:r w:rsidRPr="00407118">
        <w:rPr>
          <w:rFonts w:cs="Times New Roman"/>
          <w:szCs w:val="28"/>
          <w:lang w:eastAsia="ru-RU"/>
        </w:rPr>
        <w:br/>
      </w:r>
      <w:r>
        <w:rPr>
          <w:rFonts w:cs="Times New Roman"/>
          <w:caps/>
          <w:szCs w:val="28"/>
          <w:lang w:eastAsia="ru-RU"/>
        </w:rPr>
        <w:t>«</w:t>
      </w:r>
      <w:r w:rsidRPr="00204F88">
        <w:rPr>
          <w:rFonts w:cs="Times New Roman"/>
          <w:caps/>
          <w:szCs w:val="28"/>
          <w:lang w:eastAsia="ru-RU"/>
        </w:rPr>
        <w:t>Пензенский государственный университет</w:t>
      </w:r>
      <w:r>
        <w:rPr>
          <w:rFonts w:cs="Times New Roman"/>
          <w:caps/>
          <w:szCs w:val="28"/>
          <w:lang w:eastAsia="ru-RU"/>
        </w:rPr>
        <w:t>»</w:t>
      </w:r>
    </w:p>
    <w:p w:rsidR="001211C9" w:rsidRPr="00204F88" w:rsidRDefault="001211C9" w:rsidP="001211C9">
      <w:pPr>
        <w:shd w:val="clear" w:color="auto" w:fill="FFFFFF"/>
        <w:spacing w:before="120" w:after="120" w:line="240" w:lineRule="auto"/>
        <w:ind w:right="51"/>
        <w:jc w:val="center"/>
        <w:rPr>
          <w:rFonts w:cs="Times New Roman"/>
          <w:caps/>
          <w:szCs w:val="28"/>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81"/>
        <w:gridCol w:w="414"/>
        <w:gridCol w:w="3976"/>
      </w:tblGrid>
      <w:tr w:rsidR="001211C9" w:rsidRPr="00407118" w:rsidTr="007056FB">
        <w:tc>
          <w:tcPr>
            <w:tcW w:w="5181" w:type="dxa"/>
            <w:tcBorders>
              <w:top w:val="nil"/>
              <w:left w:val="nil"/>
              <w:bottom w:val="nil"/>
              <w:right w:val="nil"/>
            </w:tcBorders>
          </w:tcPr>
          <w:p w:rsidR="001211C9" w:rsidRPr="00FF2D29" w:rsidRDefault="001211C9" w:rsidP="007056FB">
            <w:pPr>
              <w:widowControl w:val="0"/>
              <w:autoSpaceDE w:val="0"/>
              <w:autoSpaceDN w:val="0"/>
              <w:adjustRightInd w:val="0"/>
              <w:spacing w:after="0" w:line="425" w:lineRule="exact"/>
              <w:ind w:right="50"/>
              <w:jc w:val="center"/>
              <w:rPr>
                <w:rFonts w:cs="Times New Roman"/>
                <w:i/>
                <w:szCs w:val="28"/>
                <w:lang w:eastAsia="ru-RU"/>
              </w:rPr>
            </w:pPr>
            <w:r w:rsidRPr="00FF2D29">
              <w:rPr>
                <w:rFonts w:cs="Times New Roman"/>
                <w:i/>
                <w:szCs w:val="28"/>
                <w:lang w:eastAsia="ru-RU"/>
              </w:rPr>
              <w:t>Факультет</w:t>
            </w:r>
          </w:p>
        </w:tc>
        <w:tc>
          <w:tcPr>
            <w:tcW w:w="414" w:type="dxa"/>
            <w:tcBorders>
              <w:top w:val="nil"/>
              <w:left w:val="nil"/>
              <w:bottom w:val="nil"/>
              <w:right w:val="nil"/>
            </w:tcBorders>
          </w:tcPr>
          <w:p w:rsidR="001211C9" w:rsidRPr="00407118" w:rsidRDefault="001211C9" w:rsidP="007056FB">
            <w:pPr>
              <w:widowControl w:val="0"/>
              <w:autoSpaceDE w:val="0"/>
              <w:autoSpaceDN w:val="0"/>
              <w:adjustRightInd w:val="0"/>
              <w:spacing w:after="0" w:line="425" w:lineRule="exact"/>
              <w:ind w:right="50"/>
              <w:jc w:val="both"/>
              <w:rPr>
                <w:rFonts w:cs="Times New Roman"/>
                <w:szCs w:val="28"/>
                <w:lang w:eastAsia="ru-RU"/>
              </w:rPr>
            </w:pPr>
          </w:p>
        </w:tc>
        <w:tc>
          <w:tcPr>
            <w:tcW w:w="3976" w:type="dxa"/>
            <w:tcBorders>
              <w:top w:val="nil"/>
              <w:left w:val="nil"/>
              <w:bottom w:val="nil"/>
              <w:right w:val="nil"/>
            </w:tcBorders>
          </w:tcPr>
          <w:p w:rsidR="001211C9" w:rsidRPr="00407118" w:rsidRDefault="001211C9" w:rsidP="007056FB">
            <w:pPr>
              <w:widowControl w:val="0"/>
              <w:autoSpaceDE w:val="0"/>
              <w:autoSpaceDN w:val="0"/>
              <w:adjustRightInd w:val="0"/>
              <w:spacing w:after="0" w:line="425" w:lineRule="exact"/>
              <w:ind w:right="50"/>
              <w:jc w:val="center"/>
              <w:rPr>
                <w:rFonts w:cs="Times New Roman"/>
                <w:i/>
                <w:szCs w:val="28"/>
                <w:lang w:eastAsia="ru-RU"/>
              </w:rPr>
            </w:pPr>
            <w:r w:rsidRPr="00407118">
              <w:rPr>
                <w:rFonts w:cs="Times New Roman"/>
                <w:i/>
                <w:szCs w:val="28"/>
                <w:lang w:eastAsia="ru-RU"/>
              </w:rPr>
              <w:t>Кафедра</w:t>
            </w:r>
          </w:p>
        </w:tc>
      </w:tr>
      <w:tr w:rsidR="001211C9" w:rsidRPr="00407118" w:rsidTr="007056FB">
        <w:tc>
          <w:tcPr>
            <w:tcW w:w="5181" w:type="dxa"/>
            <w:tcBorders>
              <w:top w:val="nil"/>
              <w:left w:val="nil"/>
              <w:right w:val="nil"/>
            </w:tcBorders>
          </w:tcPr>
          <w:p w:rsidR="001211C9" w:rsidRPr="00FF2D29" w:rsidRDefault="001211C9" w:rsidP="007056FB">
            <w:pPr>
              <w:widowControl w:val="0"/>
              <w:autoSpaceDE w:val="0"/>
              <w:autoSpaceDN w:val="0"/>
              <w:adjustRightInd w:val="0"/>
              <w:spacing w:after="0" w:line="425" w:lineRule="exact"/>
              <w:ind w:right="50"/>
              <w:jc w:val="center"/>
              <w:rPr>
                <w:rFonts w:cs="Times New Roman"/>
                <w:szCs w:val="28"/>
                <w:lang w:eastAsia="ru-RU"/>
              </w:rPr>
            </w:pPr>
            <w:r>
              <w:rPr>
                <w:rFonts w:cs="Times New Roman"/>
                <w:szCs w:val="28"/>
                <w:lang w:eastAsia="ru-RU"/>
              </w:rPr>
              <w:t>в</w:t>
            </w:r>
            <w:r w:rsidRPr="00FF2D29">
              <w:rPr>
                <w:rFonts w:cs="Times New Roman"/>
                <w:szCs w:val="28"/>
                <w:lang w:eastAsia="ru-RU"/>
              </w:rPr>
              <w:t>ычислительной техники</w:t>
            </w:r>
          </w:p>
        </w:tc>
        <w:tc>
          <w:tcPr>
            <w:tcW w:w="414" w:type="dxa"/>
            <w:tcBorders>
              <w:top w:val="nil"/>
              <w:left w:val="nil"/>
              <w:bottom w:val="nil"/>
              <w:right w:val="nil"/>
            </w:tcBorders>
          </w:tcPr>
          <w:p w:rsidR="001211C9" w:rsidRPr="00407118" w:rsidRDefault="001211C9" w:rsidP="007056FB">
            <w:pPr>
              <w:widowControl w:val="0"/>
              <w:autoSpaceDE w:val="0"/>
              <w:autoSpaceDN w:val="0"/>
              <w:adjustRightInd w:val="0"/>
              <w:spacing w:after="0" w:line="425" w:lineRule="exact"/>
              <w:ind w:right="50"/>
              <w:jc w:val="both"/>
              <w:rPr>
                <w:rFonts w:cs="Times New Roman"/>
                <w:szCs w:val="28"/>
                <w:lang w:eastAsia="ru-RU"/>
              </w:rPr>
            </w:pPr>
          </w:p>
        </w:tc>
        <w:tc>
          <w:tcPr>
            <w:tcW w:w="3976" w:type="dxa"/>
            <w:tcBorders>
              <w:top w:val="nil"/>
              <w:left w:val="nil"/>
              <w:right w:val="nil"/>
            </w:tcBorders>
          </w:tcPr>
          <w:p w:rsidR="001211C9" w:rsidRPr="00407118" w:rsidRDefault="001211C9" w:rsidP="007056FB">
            <w:pPr>
              <w:widowControl w:val="0"/>
              <w:autoSpaceDE w:val="0"/>
              <w:autoSpaceDN w:val="0"/>
              <w:adjustRightInd w:val="0"/>
              <w:spacing w:after="0" w:line="425" w:lineRule="exact"/>
              <w:ind w:right="50"/>
              <w:jc w:val="center"/>
              <w:rPr>
                <w:rFonts w:cs="Times New Roman"/>
                <w:szCs w:val="28"/>
                <w:lang w:eastAsia="ru-RU"/>
              </w:rPr>
            </w:pPr>
            <w:r>
              <w:rPr>
                <w:rFonts w:cs="Times New Roman"/>
                <w:szCs w:val="28"/>
                <w:lang w:eastAsia="ru-RU"/>
              </w:rPr>
              <w:t>«Вычислительная техника»</w:t>
            </w:r>
            <w:r w:rsidRPr="00407118">
              <w:rPr>
                <w:rFonts w:cs="Times New Roman"/>
                <w:szCs w:val="28"/>
                <w:lang w:eastAsia="ru-RU"/>
              </w:rPr>
              <w:t xml:space="preserve"> </w:t>
            </w:r>
          </w:p>
        </w:tc>
      </w:tr>
    </w:tbl>
    <w:p w:rsidR="001211C9" w:rsidRPr="00407118" w:rsidRDefault="001211C9" w:rsidP="001211C9">
      <w:pPr>
        <w:widowControl w:val="0"/>
        <w:shd w:val="clear" w:color="auto" w:fill="FFFFFF"/>
        <w:autoSpaceDE w:val="0"/>
        <w:autoSpaceDN w:val="0"/>
        <w:adjustRightInd w:val="0"/>
        <w:spacing w:after="0" w:line="240" w:lineRule="auto"/>
        <w:ind w:right="12"/>
        <w:jc w:val="center"/>
        <w:rPr>
          <w:rFonts w:cs="Times New Roman"/>
          <w:szCs w:val="28"/>
          <w:lang w:eastAsia="ru-RU"/>
        </w:rPr>
      </w:pPr>
    </w:p>
    <w:p w:rsidR="001211C9" w:rsidRPr="00407118" w:rsidRDefault="001211C9" w:rsidP="001211C9">
      <w:pPr>
        <w:widowControl w:val="0"/>
        <w:autoSpaceDE w:val="0"/>
        <w:autoSpaceDN w:val="0"/>
        <w:adjustRightInd w:val="0"/>
        <w:spacing w:after="0" w:line="240" w:lineRule="auto"/>
        <w:ind w:left="6237" w:firstLine="709"/>
        <w:jc w:val="both"/>
        <w:rPr>
          <w:rFonts w:cs="Times New Roman"/>
          <w:szCs w:val="28"/>
          <w:lang w:eastAsia="ru-RU"/>
        </w:rPr>
      </w:pPr>
      <w:r w:rsidRPr="00407118">
        <w:rPr>
          <w:rFonts w:cs="Times New Roman"/>
          <w:szCs w:val="28"/>
          <w:lang w:eastAsia="ru-RU"/>
        </w:rPr>
        <w:t xml:space="preserve"> «Утверждаю»</w:t>
      </w:r>
    </w:p>
    <w:p w:rsidR="001211C9" w:rsidRPr="00407118" w:rsidRDefault="001211C9" w:rsidP="001211C9">
      <w:pPr>
        <w:widowControl w:val="0"/>
        <w:autoSpaceDE w:val="0"/>
        <w:autoSpaceDN w:val="0"/>
        <w:adjustRightInd w:val="0"/>
        <w:spacing w:after="0" w:line="240" w:lineRule="auto"/>
        <w:ind w:left="5529" w:firstLine="709"/>
        <w:jc w:val="both"/>
        <w:rPr>
          <w:rFonts w:cs="Times New Roman"/>
          <w:szCs w:val="28"/>
          <w:lang w:eastAsia="ru-RU"/>
        </w:rPr>
      </w:pPr>
      <w:r w:rsidRPr="00407118">
        <w:rPr>
          <w:rFonts w:cs="Times New Roman"/>
          <w:szCs w:val="28"/>
          <w:lang w:eastAsia="ru-RU"/>
        </w:rPr>
        <w:t>Заведующий кафедрой</w:t>
      </w:r>
    </w:p>
    <w:p w:rsidR="001211C9" w:rsidRPr="00407118" w:rsidRDefault="001211C9" w:rsidP="001211C9">
      <w:pPr>
        <w:widowControl w:val="0"/>
        <w:shd w:val="clear" w:color="auto" w:fill="FFFFFF"/>
        <w:autoSpaceDE w:val="0"/>
        <w:autoSpaceDN w:val="0"/>
        <w:adjustRightInd w:val="0"/>
        <w:spacing w:after="0" w:line="240" w:lineRule="auto"/>
        <w:ind w:left="5528"/>
        <w:jc w:val="center"/>
        <w:rPr>
          <w:rFonts w:cs="Times New Roman"/>
          <w:szCs w:val="28"/>
          <w:lang w:eastAsia="ru-RU"/>
        </w:rPr>
      </w:pPr>
      <w:r w:rsidRPr="000A1C86">
        <w:rPr>
          <w:rFonts w:cs="Times New Roman"/>
          <w:i/>
          <w:szCs w:val="28"/>
          <w:lang w:eastAsia="ru-RU"/>
        </w:rPr>
        <w:t>___________</w:t>
      </w:r>
      <w:r>
        <w:rPr>
          <w:rFonts w:cs="Times New Roman"/>
          <w:szCs w:val="28"/>
          <w:lang w:eastAsia="ru-RU"/>
        </w:rPr>
        <w:t>М.А. Митрохин</w:t>
      </w:r>
    </w:p>
    <w:p w:rsidR="001211C9" w:rsidRPr="00407118" w:rsidRDefault="001211C9" w:rsidP="001211C9">
      <w:pPr>
        <w:widowControl w:val="0"/>
        <w:shd w:val="clear" w:color="auto" w:fill="FFFFFF"/>
        <w:autoSpaceDE w:val="0"/>
        <w:autoSpaceDN w:val="0"/>
        <w:adjustRightInd w:val="0"/>
        <w:spacing w:after="0" w:line="240" w:lineRule="auto"/>
        <w:ind w:left="5528"/>
        <w:jc w:val="center"/>
        <w:rPr>
          <w:rFonts w:cs="Times New Roman"/>
          <w:szCs w:val="28"/>
          <w:lang w:eastAsia="ru-RU"/>
        </w:rPr>
      </w:pPr>
      <w:r w:rsidRPr="00407118">
        <w:rPr>
          <w:rFonts w:cs="Times New Roman"/>
          <w:szCs w:val="28"/>
          <w:lang w:eastAsia="ru-RU"/>
        </w:rPr>
        <w:t>«</w:t>
      </w:r>
      <w:r w:rsidRPr="000A1C86">
        <w:rPr>
          <w:rFonts w:cs="Times New Roman"/>
          <w:i/>
          <w:szCs w:val="28"/>
          <w:lang w:eastAsia="ru-RU"/>
        </w:rPr>
        <w:t>_</w:t>
      </w:r>
      <w:r>
        <w:rPr>
          <w:rFonts w:cs="Times New Roman"/>
          <w:i/>
          <w:szCs w:val="28"/>
          <w:lang w:eastAsia="ru-RU"/>
        </w:rPr>
        <w:t>_</w:t>
      </w:r>
      <w:proofErr w:type="gramStart"/>
      <w:r w:rsidRPr="000A1C86">
        <w:rPr>
          <w:rFonts w:cs="Times New Roman"/>
          <w:i/>
          <w:szCs w:val="28"/>
          <w:lang w:eastAsia="ru-RU"/>
        </w:rPr>
        <w:t>_</w:t>
      </w:r>
      <w:r w:rsidRPr="00407118">
        <w:rPr>
          <w:rFonts w:cs="Times New Roman"/>
          <w:szCs w:val="28"/>
          <w:lang w:eastAsia="ru-RU"/>
        </w:rPr>
        <w:t>»</w:t>
      </w:r>
      <w:r w:rsidRPr="000A1C86">
        <w:rPr>
          <w:rFonts w:cs="Times New Roman"/>
          <w:i/>
          <w:szCs w:val="28"/>
          <w:lang w:eastAsia="ru-RU"/>
        </w:rPr>
        <w:t>_</w:t>
      </w:r>
      <w:proofErr w:type="gramEnd"/>
      <w:r w:rsidRPr="000A1C86">
        <w:rPr>
          <w:rFonts w:cs="Times New Roman"/>
          <w:i/>
          <w:szCs w:val="28"/>
          <w:lang w:eastAsia="ru-RU"/>
        </w:rPr>
        <w:t>____________</w:t>
      </w:r>
      <w:r w:rsidRPr="00AB55D3">
        <w:rPr>
          <w:rFonts w:cs="Times New Roman"/>
          <w:szCs w:val="28"/>
          <w:lang w:eastAsia="ru-RU"/>
        </w:rPr>
        <w:t>2022г</w:t>
      </w:r>
      <w:r>
        <w:rPr>
          <w:rFonts w:cs="Times New Roman"/>
          <w:szCs w:val="28"/>
          <w:lang w:eastAsia="ru-RU"/>
        </w:rPr>
        <w:t>.</w:t>
      </w:r>
    </w:p>
    <w:p w:rsidR="001211C9" w:rsidRPr="00407118" w:rsidRDefault="001211C9" w:rsidP="001211C9">
      <w:pPr>
        <w:widowControl w:val="0"/>
        <w:shd w:val="clear" w:color="auto" w:fill="FFFFFF"/>
        <w:autoSpaceDE w:val="0"/>
        <w:autoSpaceDN w:val="0"/>
        <w:adjustRightInd w:val="0"/>
        <w:spacing w:after="0" w:line="240" w:lineRule="auto"/>
        <w:ind w:right="12"/>
        <w:jc w:val="center"/>
        <w:rPr>
          <w:rFonts w:cs="Times New Roman"/>
          <w:b/>
          <w:szCs w:val="28"/>
          <w:lang w:eastAsia="ru-RU"/>
        </w:rPr>
      </w:pPr>
    </w:p>
    <w:p w:rsidR="001211C9" w:rsidRDefault="001211C9" w:rsidP="001211C9">
      <w:pPr>
        <w:spacing w:after="0"/>
        <w:jc w:val="center"/>
        <w:rPr>
          <w:rFonts w:cs="Times New Roman"/>
          <w:b/>
          <w:szCs w:val="28"/>
          <w:lang w:eastAsia="ru-RU"/>
        </w:rPr>
      </w:pPr>
    </w:p>
    <w:p w:rsidR="001211C9" w:rsidRDefault="001211C9" w:rsidP="001211C9">
      <w:pPr>
        <w:spacing w:after="0"/>
        <w:jc w:val="center"/>
        <w:rPr>
          <w:rFonts w:cs="Times New Roman"/>
          <w:b/>
          <w:szCs w:val="28"/>
          <w:lang w:eastAsia="ru-RU"/>
        </w:rPr>
      </w:pPr>
    </w:p>
    <w:p w:rsidR="001211C9" w:rsidRPr="00FF2D29" w:rsidRDefault="001211C9" w:rsidP="001211C9">
      <w:pPr>
        <w:spacing w:after="0"/>
        <w:jc w:val="center"/>
        <w:rPr>
          <w:rFonts w:cs="Times New Roman"/>
          <w:b/>
          <w:szCs w:val="28"/>
          <w:lang w:eastAsia="ru-RU"/>
        </w:rPr>
      </w:pPr>
      <w:r w:rsidRPr="00FF2D29">
        <w:rPr>
          <w:rFonts w:cs="Times New Roman"/>
          <w:b/>
          <w:szCs w:val="28"/>
          <w:lang w:eastAsia="ru-RU"/>
        </w:rPr>
        <w:t>ЗАДАНИЕ</w:t>
      </w:r>
    </w:p>
    <w:p w:rsidR="001211C9" w:rsidRPr="00407118" w:rsidRDefault="001211C9" w:rsidP="001211C9">
      <w:pPr>
        <w:widowControl w:val="0"/>
        <w:autoSpaceDE w:val="0"/>
        <w:autoSpaceDN w:val="0"/>
        <w:adjustRightInd w:val="0"/>
        <w:spacing w:after="0" w:line="360" w:lineRule="auto"/>
        <w:jc w:val="center"/>
        <w:rPr>
          <w:rFonts w:cs="Times New Roman"/>
          <w:b/>
          <w:szCs w:val="28"/>
          <w:lang w:eastAsia="ru-RU"/>
        </w:rPr>
      </w:pPr>
      <w:r w:rsidRPr="00FF2D29">
        <w:rPr>
          <w:rFonts w:cs="Times New Roman"/>
          <w:b/>
          <w:szCs w:val="28"/>
          <w:lang w:eastAsia="ru-RU"/>
        </w:rPr>
        <w:t xml:space="preserve">НА </w:t>
      </w:r>
      <w:r>
        <w:rPr>
          <w:rFonts w:cs="Times New Roman"/>
          <w:b/>
          <w:szCs w:val="28"/>
          <w:lang w:eastAsia="ru-RU"/>
        </w:rPr>
        <w:t>БАКАЛАВРСКУЮ РАБОТУ</w:t>
      </w:r>
      <w:r w:rsidRPr="00407118">
        <w:rPr>
          <w:rFonts w:cs="Times New Roman"/>
          <w:b/>
          <w:szCs w:val="28"/>
          <w:lang w:eastAsia="ru-RU"/>
        </w:rPr>
        <w:t xml:space="preserve"> </w:t>
      </w:r>
    </w:p>
    <w:p w:rsidR="001211C9" w:rsidRPr="00407118" w:rsidRDefault="001211C9" w:rsidP="001211C9">
      <w:pPr>
        <w:widowControl w:val="0"/>
        <w:autoSpaceDE w:val="0"/>
        <w:autoSpaceDN w:val="0"/>
        <w:adjustRightInd w:val="0"/>
        <w:spacing w:after="0" w:line="360" w:lineRule="auto"/>
        <w:ind w:firstLine="709"/>
        <w:jc w:val="center"/>
        <w:rPr>
          <w:rFonts w:cs="Times New Roman"/>
          <w:sz w:val="16"/>
          <w:szCs w:val="16"/>
          <w:lang w:eastAsia="ru-RU"/>
        </w:rPr>
      </w:pPr>
    </w:p>
    <w:p w:rsidR="001211C9" w:rsidRDefault="001211C9" w:rsidP="001211C9">
      <w:pPr>
        <w:widowControl w:val="0"/>
        <w:autoSpaceDE w:val="0"/>
        <w:autoSpaceDN w:val="0"/>
        <w:adjustRightInd w:val="0"/>
        <w:spacing w:after="0" w:line="300" w:lineRule="exact"/>
        <w:jc w:val="both"/>
        <w:rPr>
          <w:rFonts w:cs="Times New Roman"/>
          <w:sz w:val="24"/>
          <w:szCs w:val="24"/>
          <w:lang w:eastAsia="ru-RU"/>
        </w:rPr>
      </w:pPr>
      <w:r w:rsidRPr="00407118">
        <w:rPr>
          <w:rFonts w:cs="Times New Roman"/>
          <w:sz w:val="24"/>
          <w:szCs w:val="24"/>
          <w:lang w:eastAsia="ru-RU"/>
        </w:rPr>
        <w:t>1. Студент</w:t>
      </w:r>
      <w:r>
        <w:rPr>
          <w:rFonts w:cs="Times New Roman"/>
          <w:sz w:val="24"/>
          <w:szCs w:val="24"/>
          <w:lang w:eastAsia="ru-RU"/>
        </w:rPr>
        <w:t xml:space="preserve"> Лобанов Дмитрий Вадимович </w:t>
      </w:r>
      <w:r w:rsidRPr="00407118">
        <w:rPr>
          <w:rFonts w:cs="Times New Roman"/>
          <w:sz w:val="24"/>
          <w:szCs w:val="24"/>
          <w:lang w:eastAsia="ru-RU"/>
        </w:rPr>
        <w:t>гр.</w:t>
      </w:r>
      <w:r>
        <w:rPr>
          <w:rFonts w:cs="Times New Roman"/>
          <w:sz w:val="24"/>
          <w:szCs w:val="24"/>
          <w:lang w:eastAsia="ru-RU"/>
        </w:rPr>
        <w:t xml:space="preserve">19ВВП1 </w:t>
      </w:r>
      <w:r w:rsidRPr="00407118">
        <w:rPr>
          <w:rFonts w:cs="Times New Roman"/>
          <w:sz w:val="24"/>
          <w:szCs w:val="24"/>
          <w:lang w:eastAsia="ru-RU"/>
        </w:rPr>
        <w:t>факультета</w:t>
      </w:r>
      <w:r>
        <w:rPr>
          <w:rFonts w:cs="Times New Roman"/>
          <w:sz w:val="24"/>
          <w:szCs w:val="24"/>
          <w:lang w:eastAsia="ru-RU"/>
        </w:rPr>
        <w:t xml:space="preserve"> вычислительной техники.</w:t>
      </w:r>
    </w:p>
    <w:p w:rsidR="001211C9" w:rsidRDefault="001211C9" w:rsidP="001211C9">
      <w:pPr>
        <w:widowControl w:val="0"/>
        <w:autoSpaceDE w:val="0"/>
        <w:autoSpaceDN w:val="0"/>
        <w:adjustRightInd w:val="0"/>
        <w:spacing w:after="0" w:line="300" w:lineRule="exact"/>
        <w:jc w:val="both"/>
        <w:rPr>
          <w:rFonts w:cs="Times New Roman"/>
          <w:sz w:val="24"/>
          <w:szCs w:val="24"/>
          <w:lang w:eastAsia="ru-RU"/>
        </w:rPr>
      </w:pPr>
    </w:p>
    <w:p w:rsidR="001211C9" w:rsidRDefault="001211C9" w:rsidP="001211C9">
      <w:pPr>
        <w:widowControl w:val="0"/>
        <w:autoSpaceDE w:val="0"/>
        <w:autoSpaceDN w:val="0"/>
        <w:adjustRightInd w:val="0"/>
        <w:spacing w:after="0" w:line="300" w:lineRule="exact"/>
        <w:jc w:val="both"/>
        <w:rPr>
          <w:rFonts w:cs="Times New Roman"/>
          <w:sz w:val="24"/>
          <w:szCs w:val="24"/>
          <w:lang w:eastAsia="ru-RU"/>
        </w:rPr>
      </w:pPr>
      <w:r w:rsidRPr="00407118">
        <w:rPr>
          <w:rFonts w:cs="Times New Roman"/>
          <w:sz w:val="24"/>
          <w:szCs w:val="24"/>
          <w:lang w:eastAsia="ru-RU"/>
        </w:rPr>
        <w:t>2.Тема работы</w:t>
      </w:r>
      <w:r>
        <w:rPr>
          <w:rFonts w:cs="Times New Roman"/>
          <w:sz w:val="24"/>
          <w:szCs w:val="24"/>
          <w:lang w:eastAsia="ru-RU"/>
        </w:rPr>
        <w:t>: «Менеджер паролей»</w:t>
      </w:r>
      <w:bookmarkStart w:id="0" w:name="_GoBack"/>
      <w:bookmarkEnd w:id="0"/>
    </w:p>
    <w:p w:rsidR="001211C9" w:rsidRDefault="001211C9" w:rsidP="001211C9">
      <w:pPr>
        <w:widowControl w:val="0"/>
        <w:autoSpaceDE w:val="0"/>
        <w:autoSpaceDN w:val="0"/>
        <w:adjustRightInd w:val="0"/>
        <w:spacing w:after="0" w:line="300" w:lineRule="exact"/>
        <w:jc w:val="both"/>
        <w:rPr>
          <w:rFonts w:cs="Times New Roman"/>
          <w:sz w:val="24"/>
          <w:szCs w:val="24"/>
          <w:lang w:eastAsia="ru-RU"/>
        </w:rPr>
      </w:pPr>
    </w:p>
    <w:p w:rsidR="001211C9" w:rsidRPr="005D763F" w:rsidRDefault="001211C9" w:rsidP="001211C9">
      <w:pPr>
        <w:widowControl w:val="0"/>
        <w:autoSpaceDE w:val="0"/>
        <w:autoSpaceDN w:val="0"/>
        <w:adjustRightInd w:val="0"/>
        <w:spacing w:after="0" w:line="300" w:lineRule="exact"/>
        <w:jc w:val="both"/>
        <w:rPr>
          <w:rFonts w:cs="Times New Roman"/>
          <w:sz w:val="24"/>
          <w:szCs w:val="24"/>
          <w:lang w:eastAsia="ru-RU"/>
        </w:rPr>
      </w:pPr>
      <w:r w:rsidRPr="00407118">
        <w:rPr>
          <w:rFonts w:cs="Times New Roman"/>
          <w:sz w:val="24"/>
          <w:szCs w:val="24"/>
          <w:lang w:eastAsia="ru-RU"/>
        </w:rPr>
        <w:t xml:space="preserve">Тема утверждена приказом ПГУ </w:t>
      </w:r>
      <w:r w:rsidRPr="00CE20F6">
        <w:rPr>
          <w:rFonts w:cs="Times New Roman"/>
          <w:sz w:val="24"/>
          <w:szCs w:val="24"/>
          <w:lang w:eastAsia="ru-RU"/>
        </w:rPr>
        <w:t>№</w:t>
      </w:r>
      <w:r w:rsidR="00CE20F6" w:rsidRPr="00CE20F6">
        <w:rPr>
          <w:rFonts w:cs="Times New Roman"/>
          <w:sz w:val="24"/>
          <w:szCs w:val="24"/>
          <w:lang w:eastAsia="ru-RU"/>
        </w:rPr>
        <w:t>458</w:t>
      </w:r>
      <w:r w:rsidRPr="00CE20F6">
        <w:rPr>
          <w:rFonts w:cs="Times New Roman"/>
          <w:sz w:val="24"/>
          <w:szCs w:val="24"/>
          <w:lang w:eastAsia="ru-RU"/>
        </w:rPr>
        <w:t>/о от "26" апреля 2023</w:t>
      </w:r>
      <w:r w:rsidRPr="00C76750">
        <w:rPr>
          <w:rFonts w:cs="Times New Roman"/>
          <w:sz w:val="24"/>
          <w:szCs w:val="24"/>
          <w:lang w:eastAsia="ru-RU"/>
        </w:rPr>
        <w:t xml:space="preserve"> </w:t>
      </w:r>
      <w:r w:rsidRPr="005D763F">
        <w:rPr>
          <w:rFonts w:cs="Times New Roman"/>
          <w:sz w:val="24"/>
          <w:szCs w:val="24"/>
          <w:lang w:eastAsia="ru-RU"/>
        </w:rPr>
        <w:t>г.</w:t>
      </w:r>
    </w:p>
    <w:p w:rsidR="001211C9" w:rsidRDefault="001211C9" w:rsidP="001211C9">
      <w:pPr>
        <w:widowControl w:val="0"/>
        <w:autoSpaceDE w:val="0"/>
        <w:autoSpaceDN w:val="0"/>
        <w:adjustRightInd w:val="0"/>
        <w:spacing w:after="0" w:line="300" w:lineRule="exact"/>
        <w:jc w:val="both"/>
        <w:rPr>
          <w:rFonts w:cs="Times New Roman"/>
          <w:sz w:val="24"/>
          <w:szCs w:val="24"/>
          <w:lang w:eastAsia="ru-RU"/>
        </w:rPr>
      </w:pPr>
    </w:p>
    <w:p w:rsidR="001211C9" w:rsidRDefault="001211C9" w:rsidP="001211C9">
      <w:pPr>
        <w:widowControl w:val="0"/>
        <w:autoSpaceDE w:val="0"/>
        <w:autoSpaceDN w:val="0"/>
        <w:adjustRightInd w:val="0"/>
        <w:spacing w:after="0" w:line="300" w:lineRule="exact"/>
        <w:jc w:val="both"/>
        <w:rPr>
          <w:rFonts w:cs="Times New Roman"/>
          <w:sz w:val="24"/>
          <w:szCs w:val="24"/>
          <w:lang w:eastAsia="ru-RU"/>
        </w:rPr>
      </w:pPr>
      <w:r>
        <w:rPr>
          <w:rFonts w:cs="Times New Roman"/>
          <w:sz w:val="24"/>
          <w:szCs w:val="24"/>
          <w:lang w:eastAsia="ru-RU"/>
        </w:rPr>
        <w:t>3</w:t>
      </w:r>
      <w:r w:rsidRPr="00407118">
        <w:rPr>
          <w:rFonts w:cs="Times New Roman"/>
          <w:sz w:val="24"/>
          <w:szCs w:val="24"/>
          <w:lang w:eastAsia="ru-RU"/>
        </w:rPr>
        <w:t>. Руководитель</w:t>
      </w:r>
      <w:r>
        <w:rPr>
          <w:rFonts w:cs="Times New Roman"/>
          <w:sz w:val="24"/>
          <w:szCs w:val="24"/>
          <w:lang w:eastAsia="ru-RU"/>
        </w:rPr>
        <w:t xml:space="preserve"> бакалаврской </w:t>
      </w:r>
      <w:r w:rsidRPr="00407118">
        <w:rPr>
          <w:rFonts w:cs="Times New Roman"/>
          <w:sz w:val="24"/>
          <w:szCs w:val="24"/>
          <w:lang w:eastAsia="ru-RU"/>
        </w:rPr>
        <w:t>работы</w:t>
      </w:r>
      <w:r>
        <w:rPr>
          <w:rFonts w:cs="Times New Roman"/>
          <w:sz w:val="24"/>
          <w:szCs w:val="24"/>
          <w:lang w:eastAsia="ru-RU"/>
        </w:rPr>
        <w:t xml:space="preserve"> к.т.н., доцент, каф. ВТ ПГУ </w:t>
      </w:r>
      <w:r w:rsidR="0036316E">
        <w:rPr>
          <w:rFonts w:cs="Times New Roman"/>
          <w:sz w:val="24"/>
          <w:szCs w:val="24"/>
          <w:lang w:eastAsia="ru-RU"/>
        </w:rPr>
        <w:t>Митрохин М.А</w:t>
      </w:r>
      <w:r>
        <w:rPr>
          <w:rFonts w:cs="Times New Roman"/>
          <w:sz w:val="24"/>
          <w:szCs w:val="24"/>
          <w:lang w:eastAsia="ru-RU"/>
        </w:rPr>
        <w:t>.</w:t>
      </w:r>
    </w:p>
    <w:p w:rsidR="001211C9" w:rsidRDefault="001211C9" w:rsidP="001211C9">
      <w:pPr>
        <w:widowControl w:val="0"/>
        <w:autoSpaceDE w:val="0"/>
        <w:autoSpaceDN w:val="0"/>
        <w:adjustRightInd w:val="0"/>
        <w:spacing w:after="0" w:line="300" w:lineRule="exact"/>
        <w:jc w:val="both"/>
        <w:rPr>
          <w:rFonts w:cs="Times New Roman"/>
          <w:sz w:val="24"/>
          <w:szCs w:val="24"/>
          <w:lang w:eastAsia="ru-RU"/>
        </w:rPr>
      </w:pPr>
    </w:p>
    <w:p w:rsidR="001211C9" w:rsidRDefault="001211C9" w:rsidP="001211C9">
      <w:pPr>
        <w:widowControl w:val="0"/>
        <w:autoSpaceDE w:val="0"/>
        <w:autoSpaceDN w:val="0"/>
        <w:adjustRightInd w:val="0"/>
        <w:spacing w:after="0" w:line="300" w:lineRule="exact"/>
        <w:jc w:val="both"/>
        <w:rPr>
          <w:rFonts w:cs="Times New Roman"/>
          <w:sz w:val="24"/>
          <w:szCs w:val="24"/>
          <w:lang w:eastAsia="ru-RU"/>
        </w:rPr>
      </w:pPr>
      <w:r>
        <w:rPr>
          <w:rFonts w:cs="Times New Roman"/>
          <w:sz w:val="24"/>
          <w:szCs w:val="24"/>
          <w:lang w:eastAsia="ru-RU"/>
        </w:rPr>
        <w:t>4</w:t>
      </w:r>
      <w:r w:rsidRPr="00407118">
        <w:rPr>
          <w:rFonts w:cs="Times New Roman"/>
          <w:sz w:val="24"/>
          <w:szCs w:val="24"/>
          <w:lang w:eastAsia="ru-RU"/>
        </w:rPr>
        <w:t>.</w:t>
      </w:r>
      <w:r>
        <w:rPr>
          <w:rFonts w:cs="Times New Roman"/>
          <w:sz w:val="24"/>
          <w:szCs w:val="24"/>
          <w:lang w:eastAsia="ru-RU"/>
        </w:rPr>
        <w:t> Задание на работу (назначение разработки, исходные данные и т.п.)</w:t>
      </w:r>
    </w:p>
    <w:p w:rsidR="001211C9" w:rsidRPr="00EE69A8" w:rsidRDefault="001211C9" w:rsidP="001211C9">
      <w:pPr>
        <w:widowControl w:val="0"/>
        <w:autoSpaceDE w:val="0"/>
        <w:autoSpaceDN w:val="0"/>
        <w:adjustRightInd w:val="0"/>
        <w:spacing w:after="0" w:line="300" w:lineRule="exact"/>
        <w:ind w:firstLine="567"/>
        <w:jc w:val="both"/>
        <w:rPr>
          <w:rFonts w:cs="Times New Roman"/>
          <w:sz w:val="24"/>
          <w:szCs w:val="24"/>
          <w:lang w:eastAsia="ru-RU"/>
        </w:rPr>
      </w:pPr>
      <w:r w:rsidRPr="00EE69A8">
        <w:rPr>
          <w:rFonts w:cs="Times New Roman"/>
          <w:sz w:val="24"/>
          <w:szCs w:val="24"/>
          <w:lang w:eastAsia="ru-RU"/>
        </w:rPr>
        <w:t>Разработать приложение «</w:t>
      </w:r>
      <w:r>
        <w:rPr>
          <w:rFonts w:cs="Times New Roman"/>
          <w:sz w:val="24"/>
          <w:szCs w:val="24"/>
          <w:lang w:eastAsia="ru-RU"/>
        </w:rPr>
        <w:t>Менеджер паролей</w:t>
      </w:r>
      <w:r w:rsidRPr="00EE69A8">
        <w:rPr>
          <w:rFonts w:cs="Times New Roman"/>
          <w:sz w:val="24"/>
          <w:szCs w:val="24"/>
          <w:lang w:eastAsia="ru-RU"/>
        </w:rPr>
        <w:t xml:space="preserve">», позволяющее </w:t>
      </w:r>
      <w:r w:rsidR="0036316E">
        <w:rPr>
          <w:rFonts w:cs="Times New Roman"/>
          <w:sz w:val="24"/>
          <w:szCs w:val="24"/>
          <w:lang w:eastAsia="ru-RU"/>
        </w:rPr>
        <w:t>безопасно хранить и удобно менять пароли</w:t>
      </w:r>
      <w:r w:rsidRPr="00EE69A8">
        <w:rPr>
          <w:rFonts w:cs="Times New Roman"/>
          <w:sz w:val="24"/>
          <w:szCs w:val="24"/>
          <w:lang w:eastAsia="ru-RU"/>
        </w:rPr>
        <w:t xml:space="preserve">. Приложение должно обладать графическим и интуитивно понятным интерфейсом, для взаимодействия с пользователем. </w:t>
      </w:r>
      <w:r w:rsidR="0036316E">
        <w:rPr>
          <w:rFonts w:cs="Times New Roman"/>
          <w:sz w:val="24"/>
          <w:szCs w:val="24"/>
          <w:lang w:eastAsia="ru-RU"/>
        </w:rPr>
        <w:t>Приложение должно</w:t>
      </w:r>
      <w:r w:rsidRPr="00EE69A8">
        <w:rPr>
          <w:rFonts w:cs="Times New Roman"/>
          <w:sz w:val="24"/>
          <w:szCs w:val="24"/>
          <w:lang w:eastAsia="ru-RU"/>
        </w:rPr>
        <w:t xml:space="preserve"> предоставлять возможность </w:t>
      </w:r>
      <w:r w:rsidR="0036316E">
        <w:rPr>
          <w:rFonts w:cs="Times New Roman"/>
          <w:sz w:val="24"/>
          <w:szCs w:val="24"/>
          <w:lang w:eastAsia="ru-RU"/>
        </w:rPr>
        <w:t>для хранения не только пароля, но и других данных аккаунта, включая логин и название аккаунта</w:t>
      </w:r>
      <w:r w:rsidRPr="00EE69A8">
        <w:rPr>
          <w:rFonts w:cs="Times New Roman"/>
          <w:sz w:val="24"/>
          <w:szCs w:val="24"/>
          <w:lang w:eastAsia="ru-RU"/>
        </w:rPr>
        <w:t>.</w:t>
      </w:r>
    </w:p>
    <w:p w:rsidR="001211C9" w:rsidRPr="00EE69A8" w:rsidRDefault="001211C9" w:rsidP="001211C9">
      <w:pPr>
        <w:widowControl w:val="0"/>
        <w:autoSpaceDE w:val="0"/>
        <w:autoSpaceDN w:val="0"/>
        <w:adjustRightInd w:val="0"/>
        <w:spacing w:after="0" w:line="300" w:lineRule="exact"/>
        <w:jc w:val="both"/>
        <w:rPr>
          <w:rFonts w:cs="Times New Roman"/>
          <w:sz w:val="24"/>
          <w:szCs w:val="24"/>
          <w:lang w:eastAsia="ru-RU"/>
        </w:rPr>
      </w:pPr>
    </w:p>
    <w:p w:rsidR="001211C9" w:rsidRPr="00EE69A8" w:rsidRDefault="001211C9" w:rsidP="001211C9">
      <w:pPr>
        <w:widowControl w:val="0"/>
        <w:autoSpaceDE w:val="0"/>
        <w:autoSpaceDN w:val="0"/>
        <w:adjustRightInd w:val="0"/>
        <w:spacing w:after="0" w:line="300" w:lineRule="exact"/>
        <w:rPr>
          <w:rFonts w:cs="Times New Roman"/>
          <w:sz w:val="24"/>
          <w:szCs w:val="24"/>
          <w:lang w:eastAsia="ru-RU"/>
        </w:rPr>
      </w:pPr>
      <w:r w:rsidRPr="00EE69A8">
        <w:rPr>
          <w:rFonts w:cs="Times New Roman"/>
          <w:sz w:val="24"/>
          <w:szCs w:val="24"/>
          <w:lang w:eastAsia="ru-RU"/>
        </w:rPr>
        <w:t>5. Перечень подлежащих разработке вопросов</w:t>
      </w:r>
    </w:p>
    <w:p w:rsidR="001211C9" w:rsidRPr="003C226C" w:rsidRDefault="001211C9" w:rsidP="001211C9">
      <w:pPr>
        <w:widowControl w:val="0"/>
        <w:autoSpaceDE w:val="0"/>
        <w:autoSpaceDN w:val="0"/>
        <w:adjustRightInd w:val="0"/>
        <w:spacing w:after="0" w:line="300" w:lineRule="exact"/>
        <w:ind w:firstLine="567"/>
        <w:jc w:val="both"/>
        <w:rPr>
          <w:rFonts w:cs="Times New Roman"/>
          <w:sz w:val="24"/>
          <w:szCs w:val="24"/>
          <w:lang w:eastAsia="ru-RU"/>
        </w:rPr>
      </w:pPr>
      <w:r w:rsidRPr="00EE69A8">
        <w:rPr>
          <w:rFonts w:cs="Times New Roman"/>
          <w:sz w:val="24"/>
          <w:szCs w:val="24"/>
          <w:lang w:eastAsia="ru-RU"/>
        </w:rPr>
        <w:t xml:space="preserve">Требуется произвести анализ предметных областей: изучить существующие </w:t>
      </w:r>
      <w:r w:rsidR="0036316E">
        <w:rPr>
          <w:rFonts w:cs="Times New Roman"/>
          <w:sz w:val="24"/>
          <w:szCs w:val="24"/>
          <w:lang w:eastAsia="ru-RU"/>
        </w:rPr>
        <w:t>менеджеры паролей</w:t>
      </w:r>
      <w:r w:rsidRPr="00EE69A8">
        <w:rPr>
          <w:rFonts w:cs="Times New Roman"/>
          <w:sz w:val="24"/>
          <w:szCs w:val="24"/>
          <w:lang w:eastAsia="ru-RU"/>
        </w:rPr>
        <w:t xml:space="preserve">, выделить их достоинства и недостатки. Выбрать язык программирования, который подойдет для создания графического интерфейса. Определить архитектуру приложения и вспомогательные средства разработки. Изучить функционал библиотек для </w:t>
      </w:r>
      <w:r w:rsidR="0036316E">
        <w:rPr>
          <w:rFonts w:cs="Times New Roman"/>
          <w:sz w:val="24"/>
          <w:szCs w:val="24"/>
          <w:lang w:eastAsia="ru-RU"/>
        </w:rPr>
        <w:t>шифрования пароля и для взаимодействия с файлами</w:t>
      </w:r>
      <w:r w:rsidRPr="00EE69A8">
        <w:rPr>
          <w:rFonts w:cs="Times New Roman"/>
          <w:sz w:val="24"/>
          <w:szCs w:val="24"/>
          <w:lang w:eastAsia="ru-RU"/>
        </w:rPr>
        <w:t>.</w:t>
      </w:r>
    </w:p>
    <w:p w:rsidR="001211C9" w:rsidRDefault="001211C9" w:rsidP="001211C9">
      <w:pPr>
        <w:widowControl w:val="0"/>
        <w:autoSpaceDE w:val="0"/>
        <w:autoSpaceDN w:val="0"/>
        <w:adjustRightInd w:val="0"/>
        <w:spacing w:after="0" w:line="360" w:lineRule="auto"/>
        <w:jc w:val="both"/>
        <w:rPr>
          <w:rFonts w:cs="Times New Roman"/>
          <w:sz w:val="24"/>
          <w:szCs w:val="24"/>
          <w:lang w:eastAsia="ru-RU"/>
        </w:rPr>
      </w:pPr>
    </w:p>
    <w:p w:rsidR="001211C9" w:rsidRPr="00407118" w:rsidRDefault="001211C9" w:rsidP="001211C9">
      <w:pPr>
        <w:widowControl w:val="0"/>
        <w:autoSpaceDE w:val="0"/>
        <w:autoSpaceDN w:val="0"/>
        <w:adjustRightInd w:val="0"/>
        <w:spacing w:after="0" w:line="360" w:lineRule="auto"/>
        <w:jc w:val="both"/>
        <w:rPr>
          <w:rFonts w:cs="Times New Roman"/>
          <w:sz w:val="24"/>
          <w:szCs w:val="24"/>
          <w:lang w:eastAsia="ru-RU"/>
        </w:rPr>
      </w:pPr>
      <w:r>
        <w:rPr>
          <w:rFonts w:cs="Times New Roman"/>
          <w:sz w:val="24"/>
          <w:szCs w:val="24"/>
          <w:lang w:eastAsia="ru-RU"/>
        </w:rPr>
        <w:t>6. Календарный график выполнения работы</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4252"/>
        <w:gridCol w:w="992"/>
        <w:gridCol w:w="1560"/>
        <w:gridCol w:w="1701"/>
      </w:tblGrid>
      <w:tr w:rsidR="001211C9" w:rsidRPr="00407118" w:rsidTr="007056FB">
        <w:tc>
          <w:tcPr>
            <w:tcW w:w="1101" w:type="dxa"/>
            <w:vAlign w:val="center"/>
          </w:tcPr>
          <w:p w:rsidR="001211C9" w:rsidRDefault="001211C9" w:rsidP="007056FB">
            <w:pPr>
              <w:widowControl w:val="0"/>
              <w:autoSpaceDE w:val="0"/>
              <w:autoSpaceDN w:val="0"/>
              <w:adjustRightInd w:val="0"/>
              <w:spacing w:after="0" w:line="360" w:lineRule="auto"/>
              <w:jc w:val="center"/>
              <w:rPr>
                <w:rFonts w:cs="Times New Roman"/>
                <w:sz w:val="24"/>
                <w:szCs w:val="24"/>
                <w:lang w:eastAsia="ru-RU"/>
              </w:rPr>
            </w:pPr>
          </w:p>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r w:rsidRPr="00407118">
              <w:rPr>
                <w:rFonts w:cs="Times New Roman"/>
                <w:sz w:val="24"/>
                <w:szCs w:val="24"/>
                <w:lang w:eastAsia="ru-RU"/>
              </w:rPr>
              <w:t>№ п/п</w:t>
            </w:r>
          </w:p>
        </w:tc>
        <w:tc>
          <w:tcPr>
            <w:tcW w:w="4252" w:type="dxa"/>
            <w:vAlign w:val="center"/>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p>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r w:rsidRPr="00407118">
              <w:rPr>
                <w:rFonts w:cs="Times New Roman"/>
                <w:sz w:val="24"/>
                <w:szCs w:val="24"/>
                <w:lang w:eastAsia="ru-RU"/>
              </w:rPr>
              <w:t>Наименование этапов работы</w:t>
            </w:r>
          </w:p>
        </w:tc>
        <w:tc>
          <w:tcPr>
            <w:tcW w:w="992" w:type="dxa"/>
            <w:vAlign w:val="center"/>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r>
              <w:rPr>
                <w:rFonts w:cs="Times New Roman"/>
                <w:sz w:val="24"/>
                <w:szCs w:val="24"/>
                <w:lang w:eastAsia="ru-RU"/>
              </w:rPr>
              <w:t>Объем работы</w:t>
            </w:r>
          </w:p>
        </w:tc>
        <w:tc>
          <w:tcPr>
            <w:tcW w:w="1560" w:type="dxa"/>
            <w:vAlign w:val="center"/>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p>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r w:rsidRPr="00407118">
              <w:rPr>
                <w:rFonts w:cs="Times New Roman"/>
                <w:sz w:val="24"/>
                <w:szCs w:val="24"/>
                <w:lang w:eastAsia="ru-RU"/>
              </w:rPr>
              <w:t>Срок выполнения</w:t>
            </w:r>
          </w:p>
        </w:tc>
        <w:tc>
          <w:tcPr>
            <w:tcW w:w="1701" w:type="dxa"/>
            <w:vAlign w:val="center"/>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p>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r>
              <w:rPr>
                <w:rFonts w:cs="Times New Roman"/>
                <w:sz w:val="24"/>
                <w:szCs w:val="24"/>
                <w:lang w:eastAsia="ru-RU"/>
              </w:rPr>
              <w:t>Подпись руководителя</w:t>
            </w:r>
          </w:p>
        </w:tc>
      </w:tr>
      <w:tr w:rsidR="001211C9" w:rsidRPr="00407118" w:rsidTr="007056FB">
        <w:trPr>
          <w:trHeight w:val="242"/>
        </w:trPr>
        <w:tc>
          <w:tcPr>
            <w:tcW w:w="1101" w:type="dxa"/>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r>
              <w:rPr>
                <w:rFonts w:cs="Times New Roman"/>
                <w:sz w:val="24"/>
                <w:szCs w:val="24"/>
                <w:lang w:eastAsia="ru-RU"/>
              </w:rPr>
              <w:t>1</w:t>
            </w:r>
          </w:p>
        </w:tc>
        <w:tc>
          <w:tcPr>
            <w:tcW w:w="4252"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iCs/>
                <w:sz w:val="24"/>
                <w:szCs w:val="24"/>
                <w:lang w:eastAsia="ru-RU"/>
              </w:rPr>
              <w:t>Изучение предметной области</w:t>
            </w:r>
          </w:p>
        </w:tc>
        <w:tc>
          <w:tcPr>
            <w:tcW w:w="992"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sz w:val="24"/>
                <w:szCs w:val="24"/>
                <w:lang w:eastAsia="ru-RU"/>
              </w:rPr>
              <w:t>32</w:t>
            </w:r>
          </w:p>
        </w:tc>
        <w:tc>
          <w:tcPr>
            <w:tcW w:w="1560"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sz w:val="24"/>
                <w:szCs w:val="24"/>
                <w:lang w:eastAsia="ru-RU"/>
              </w:rPr>
              <w:t>26.04.2022 – 28.05.2022</w:t>
            </w:r>
          </w:p>
        </w:tc>
        <w:tc>
          <w:tcPr>
            <w:tcW w:w="1701" w:type="dxa"/>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p>
        </w:tc>
      </w:tr>
      <w:tr w:rsidR="001211C9" w:rsidRPr="00407118" w:rsidTr="007056FB">
        <w:trPr>
          <w:trHeight w:val="390"/>
        </w:trPr>
        <w:tc>
          <w:tcPr>
            <w:tcW w:w="1101" w:type="dxa"/>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r>
              <w:rPr>
                <w:rFonts w:cs="Times New Roman"/>
                <w:sz w:val="24"/>
                <w:szCs w:val="24"/>
                <w:lang w:eastAsia="ru-RU"/>
              </w:rPr>
              <w:t>2</w:t>
            </w:r>
          </w:p>
        </w:tc>
        <w:tc>
          <w:tcPr>
            <w:tcW w:w="4252"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iCs/>
                <w:sz w:val="24"/>
                <w:szCs w:val="24"/>
                <w:lang w:eastAsia="ru-RU"/>
              </w:rPr>
              <w:t>Анализ требований</w:t>
            </w:r>
          </w:p>
        </w:tc>
        <w:tc>
          <w:tcPr>
            <w:tcW w:w="992"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sz w:val="24"/>
                <w:szCs w:val="24"/>
                <w:lang w:eastAsia="ru-RU"/>
              </w:rPr>
              <w:t>32</w:t>
            </w:r>
          </w:p>
        </w:tc>
        <w:tc>
          <w:tcPr>
            <w:tcW w:w="1560"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sz w:val="24"/>
                <w:szCs w:val="24"/>
                <w:lang w:eastAsia="ru-RU"/>
              </w:rPr>
              <w:t>29.04.2022 – 30.05.2022</w:t>
            </w:r>
          </w:p>
        </w:tc>
        <w:tc>
          <w:tcPr>
            <w:tcW w:w="1701" w:type="dxa"/>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p>
        </w:tc>
      </w:tr>
      <w:tr w:rsidR="001211C9" w:rsidRPr="00407118" w:rsidTr="007056FB">
        <w:trPr>
          <w:trHeight w:val="395"/>
        </w:trPr>
        <w:tc>
          <w:tcPr>
            <w:tcW w:w="1101" w:type="dxa"/>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r>
              <w:rPr>
                <w:rFonts w:cs="Times New Roman"/>
                <w:sz w:val="24"/>
                <w:szCs w:val="24"/>
                <w:lang w:eastAsia="ru-RU"/>
              </w:rPr>
              <w:t>3</w:t>
            </w:r>
          </w:p>
        </w:tc>
        <w:tc>
          <w:tcPr>
            <w:tcW w:w="4252"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iCs/>
                <w:sz w:val="24"/>
                <w:szCs w:val="24"/>
              </w:rPr>
              <w:t>Создание макета графического интерфейса</w:t>
            </w:r>
          </w:p>
        </w:tc>
        <w:tc>
          <w:tcPr>
            <w:tcW w:w="992"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sz w:val="24"/>
                <w:szCs w:val="24"/>
                <w:lang w:eastAsia="ru-RU"/>
              </w:rPr>
              <w:t>30</w:t>
            </w:r>
          </w:p>
        </w:tc>
        <w:tc>
          <w:tcPr>
            <w:tcW w:w="1560"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sz w:val="24"/>
                <w:szCs w:val="24"/>
                <w:lang w:eastAsia="ru-RU"/>
              </w:rPr>
              <w:t>1.04.2022 – 3.05.2022</w:t>
            </w:r>
          </w:p>
        </w:tc>
        <w:tc>
          <w:tcPr>
            <w:tcW w:w="1701" w:type="dxa"/>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p>
        </w:tc>
      </w:tr>
      <w:tr w:rsidR="001211C9" w:rsidRPr="00407118" w:rsidTr="007056FB">
        <w:trPr>
          <w:trHeight w:val="401"/>
        </w:trPr>
        <w:tc>
          <w:tcPr>
            <w:tcW w:w="1101" w:type="dxa"/>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r>
              <w:rPr>
                <w:rFonts w:cs="Times New Roman"/>
                <w:sz w:val="24"/>
                <w:szCs w:val="24"/>
                <w:lang w:eastAsia="ru-RU"/>
              </w:rPr>
              <w:t>4</w:t>
            </w:r>
          </w:p>
        </w:tc>
        <w:tc>
          <w:tcPr>
            <w:tcW w:w="4252"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iCs/>
                <w:sz w:val="24"/>
                <w:szCs w:val="24"/>
                <w:lang w:eastAsia="ru-RU"/>
              </w:rPr>
              <w:t>Выбор технологий, применяемых при проектировании и разработке</w:t>
            </w:r>
          </w:p>
        </w:tc>
        <w:tc>
          <w:tcPr>
            <w:tcW w:w="992"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sz w:val="24"/>
                <w:szCs w:val="24"/>
                <w:lang w:eastAsia="ru-RU"/>
              </w:rPr>
              <w:t>40</w:t>
            </w:r>
          </w:p>
        </w:tc>
        <w:tc>
          <w:tcPr>
            <w:tcW w:w="1560"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sz w:val="24"/>
                <w:szCs w:val="24"/>
                <w:lang w:eastAsia="ru-RU"/>
              </w:rPr>
              <w:t>4.05.2022 – 8.05.2022</w:t>
            </w:r>
          </w:p>
        </w:tc>
        <w:tc>
          <w:tcPr>
            <w:tcW w:w="1701" w:type="dxa"/>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p>
        </w:tc>
      </w:tr>
      <w:tr w:rsidR="001211C9" w:rsidRPr="00407118" w:rsidTr="007056FB">
        <w:trPr>
          <w:trHeight w:val="408"/>
        </w:trPr>
        <w:tc>
          <w:tcPr>
            <w:tcW w:w="1101" w:type="dxa"/>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r>
              <w:rPr>
                <w:rFonts w:cs="Times New Roman"/>
                <w:sz w:val="24"/>
                <w:szCs w:val="24"/>
                <w:lang w:eastAsia="ru-RU"/>
              </w:rPr>
              <w:t>5</w:t>
            </w:r>
          </w:p>
        </w:tc>
        <w:tc>
          <w:tcPr>
            <w:tcW w:w="4252"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iCs/>
                <w:sz w:val="24"/>
                <w:szCs w:val="24"/>
              </w:rPr>
              <w:t>Реализация графического интерфейса</w:t>
            </w:r>
          </w:p>
        </w:tc>
        <w:tc>
          <w:tcPr>
            <w:tcW w:w="992"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sz w:val="24"/>
                <w:szCs w:val="24"/>
                <w:lang w:eastAsia="ru-RU"/>
              </w:rPr>
              <w:t>66</w:t>
            </w:r>
          </w:p>
        </w:tc>
        <w:tc>
          <w:tcPr>
            <w:tcW w:w="1560"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sz w:val="24"/>
                <w:szCs w:val="24"/>
                <w:lang w:eastAsia="ru-RU"/>
              </w:rPr>
              <w:t>9.05.2022 – 15.05.2022</w:t>
            </w:r>
          </w:p>
        </w:tc>
        <w:tc>
          <w:tcPr>
            <w:tcW w:w="1701" w:type="dxa"/>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p>
        </w:tc>
      </w:tr>
      <w:tr w:rsidR="001211C9" w:rsidRPr="00407118" w:rsidTr="007056FB">
        <w:trPr>
          <w:trHeight w:val="400"/>
        </w:trPr>
        <w:tc>
          <w:tcPr>
            <w:tcW w:w="1101" w:type="dxa"/>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r>
              <w:rPr>
                <w:rFonts w:cs="Times New Roman"/>
                <w:sz w:val="24"/>
                <w:szCs w:val="24"/>
                <w:lang w:eastAsia="ru-RU"/>
              </w:rPr>
              <w:t>6</w:t>
            </w:r>
          </w:p>
        </w:tc>
        <w:tc>
          <w:tcPr>
            <w:tcW w:w="4252"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iCs/>
                <w:sz w:val="24"/>
                <w:szCs w:val="24"/>
              </w:rPr>
              <w:t>Разработка основной части программы</w:t>
            </w:r>
          </w:p>
        </w:tc>
        <w:tc>
          <w:tcPr>
            <w:tcW w:w="992"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sz w:val="24"/>
                <w:szCs w:val="24"/>
                <w:lang w:eastAsia="ru-RU"/>
              </w:rPr>
              <w:t>70</w:t>
            </w:r>
          </w:p>
        </w:tc>
        <w:tc>
          <w:tcPr>
            <w:tcW w:w="1560"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sz w:val="24"/>
                <w:szCs w:val="24"/>
                <w:lang w:eastAsia="ru-RU"/>
              </w:rPr>
              <w:t>16.05.2022 – 23.05.2022</w:t>
            </w:r>
          </w:p>
        </w:tc>
        <w:tc>
          <w:tcPr>
            <w:tcW w:w="1701" w:type="dxa"/>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p>
        </w:tc>
      </w:tr>
      <w:tr w:rsidR="001211C9" w:rsidRPr="00407118" w:rsidTr="007056FB">
        <w:trPr>
          <w:trHeight w:val="405"/>
        </w:trPr>
        <w:tc>
          <w:tcPr>
            <w:tcW w:w="1101" w:type="dxa"/>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r>
              <w:rPr>
                <w:rFonts w:cs="Times New Roman"/>
                <w:sz w:val="24"/>
                <w:szCs w:val="24"/>
                <w:lang w:eastAsia="ru-RU"/>
              </w:rPr>
              <w:t>7</w:t>
            </w:r>
          </w:p>
        </w:tc>
        <w:tc>
          <w:tcPr>
            <w:tcW w:w="4252"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iCs/>
                <w:sz w:val="24"/>
                <w:szCs w:val="24"/>
                <w:lang w:eastAsia="ru-RU"/>
              </w:rPr>
              <w:t>Оформление пояснительной записки</w:t>
            </w:r>
          </w:p>
        </w:tc>
        <w:tc>
          <w:tcPr>
            <w:tcW w:w="992"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sz w:val="24"/>
                <w:szCs w:val="24"/>
                <w:lang w:eastAsia="ru-RU"/>
              </w:rPr>
              <w:t>54</w:t>
            </w:r>
          </w:p>
        </w:tc>
        <w:tc>
          <w:tcPr>
            <w:tcW w:w="1560" w:type="dxa"/>
          </w:tcPr>
          <w:p w:rsidR="001211C9" w:rsidRPr="00213121" w:rsidRDefault="001211C9" w:rsidP="007056FB">
            <w:pPr>
              <w:widowControl w:val="0"/>
              <w:autoSpaceDE w:val="0"/>
              <w:autoSpaceDN w:val="0"/>
              <w:adjustRightInd w:val="0"/>
              <w:spacing w:after="0" w:line="360" w:lineRule="auto"/>
              <w:jc w:val="center"/>
              <w:rPr>
                <w:rFonts w:cs="Times New Roman"/>
                <w:sz w:val="24"/>
                <w:szCs w:val="24"/>
                <w:lang w:eastAsia="ru-RU"/>
              </w:rPr>
            </w:pPr>
            <w:r w:rsidRPr="00213121">
              <w:rPr>
                <w:rFonts w:cs="Times New Roman"/>
                <w:sz w:val="24"/>
                <w:szCs w:val="24"/>
                <w:lang w:eastAsia="ru-RU"/>
              </w:rPr>
              <w:t>24.05.2022 – 31.05.2022</w:t>
            </w:r>
          </w:p>
        </w:tc>
        <w:tc>
          <w:tcPr>
            <w:tcW w:w="1701" w:type="dxa"/>
          </w:tcPr>
          <w:p w:rsidR="001211C9" w:rsidRPr="00407118" w:rsidRDefault="001211C9" w:rsidP="007056FB">
            <w:pPr>
              <w:widowControl w:val="0"/>
              <w:autoSpaceDE w:val="0"/>
              <w:autoSpaceDN w:val="0"/>
              <w:adjustRightInd w:val="0"/>
              <w:spacing w:after="0" w:line="360" w:lineRule="auto"/>
              <w:jc w:val="center"/>
              <w:rPr>
                <w:rFonts w:cs="Times New Roman"/>
                <w:sz w:val="24"/>
                <w:szCs w:val="24"/>
                <w:lang w:eastAsia="ru-RU"/>
              </w:rPr>
            </w:pPr>
          </w:p>
        </w:tc>
      </w:tr>
    </w:tbl>
    <w:p w:rsidR="001211C9" w:rsidRDefault="001211C9" w:rsidP="001211C9">
      <w:pPr>
        <w:widowControl w:val="0"/>
        <w:autoSpaceDE w:val="0"/>
        <w:autoSpaceDN w:val="0"/>
        <w:adjustRightInd w:val="0"/>
        <w:spacing w:after="0" w:line="240" w:lineRule="auto"/>
        <w:jc w:val="right"/>
        <w:rPr>
          <w:rFonts w:cs="Times New Roman"/>
          <w:sz w:val="24"/>
          <w:szCs w:val="24"/>
          <w:lang w:eastAsia="ru-RU"/>
        </w:rPr>
      </w:pPr>
    </w:p>
    <w:p w:rsidR="001211C9" w:rsidRDefault="001211C9" w:rsidP="001211C9">
      <w:pPr>
        <w:widowControl w:val="0"/>
        <w:autoSpaceDE w:val="0"/>
        <w:autoSpaceDN w:val="0"/>
        <w:adjustRightInd w:val="0"/>
        <w:spacing w:after="0" w:line="240" w:lineRule="auto"/>
        <w:jc w:val="both"/>
        <w:rPr>
          <w:rFonts w:cs="Times New Roman"/>
          <w:sz w:val="24"/>
          <w:szCs w:val="24"/>
          <w:lang w:eastAsia="ru-RU"/>
        </w:rPr>
      </w:pPr>
      <w:r>
        <w:rPr>
          <w:rFonts w:cs="Times New Roman"/>
          <w:sz w:val="24"/>
          <w:szCs w:val="24"/>
          <w:lang w:eastAsia="ru-RU"/>
        </w:rPr>
        <w:t>Дата выдачи задания "26" апреля 2022 г.</w:t>
      </w:r>
    </w:p>
    <w:p w:rsidR="001211C9" w:rsidRDefault="001211C9" w:rsidP="001211C9">
      <w:pPr>
        <w:widowControl w:val="0"/>
        <w:autoSpaceDE w:val="0"/>
        <w:autoSpaceDN w:val="0"/>
        <w:adjustRightInd w:val="0"/>
        <w:spacing w:after="0" w:line="240" w:lineRule="auto"/>
        <w:jc w:val="both"/>
        <w:rPr>
          <w:rFonts w:cs="Times New Roman"/>
          <w:sz w:val="24"/>
          <w:szCs w:val="24"/>
          <w:lang w:eastAsia="ru-RU"/>
        </w:rPr>
      </w:pPr>
    </w:p>
    <w:p w:rsidR="001211C9" w:rsidRDefault="001211C9" w:rsidP="001211C9">
      <w:pPr>
        <w:widowControl w:val="0"/>
        <w:autoSpaceDE w:val="0"/>
        <w:autoSpaceDN w:val="0"/>
        <w:adjustRightInd w:val="0"/>
        <w:spacing w:before="240" w:after="0" w:line="240" w:lineRule="auto"/>
        <w:jc w:val="both"/>
        <w:rPr>
          <w:rFonts w:cs="Times New Roman"/>
          <w:sz w:val="24"/>
          <w:szCs w:val="24"/>
          <w:lang w:eastAsia="ru-RU"/>
        </w:rPr>
      </w:pPr>
      <w:r w:rsidRPr="00407118">
        <w:rPr>
          <w:rFonts w:cs="Times New Roman"/>
          <w:sz w:val="24"/>
          <w:szCs w:val="24"/>
          <w:lang w:eastAsia="ru-RU"/>
        </w:rPr>
        <w:t>Руководитель</w:t>
      </w:r>
      <w:r>
        <w:rPr>
          <w:rFonts w:cs="Times New Roman"/>
          <w:sz w:val="24"/>
          <w:szCs w:val="24"/>
          <w:lang w:eastAsia="ru-RU"/>
        </w:rPr>
        <w:t xml:space="preserve"> бакалав</w:t>
      </w:r>
      <w:r w:rsidRPr="00133DB1">
        <w:rPr>
          <w:rFonts w:cs="Times New Roman"/>
          <w:sz w:val="24"/>
          <w:szCs w:val="24"/>
          <w:lang w:eastAsia="ru-RU"/>
        </w:rPr>
        <w:t>р</w:t>
      </w:r>
      <w:r>
        <w:rPr>
          <w:rFonts w:cs="Times New Roman"/>
          <w:sz w:val="24"/>
          <w:szCs w:val="24"/>
          <w:lang w:eastAsia="ru-RU"/>
        </w:rPr>
        <w:t xml:space="preserve">ской работы </w:t>
      </w:r>
      <w:r w:rsidRPr="000A1C86">
        <w:rPr>
          <w:rFonts w:cs="Times New Roman"/>
          <w:i/>
          <w:sz w:val="24"/>
          <w:szCs w:val="24"/>
          <w:lang w:eastAsia="ru-RU"/>
        </w:rPr>
        <w:t>____________________________</w:t>
      </w:r>
      <w:r>
        <w:rPr>
          <w:rFonts w:cs="Times New Roman"/>
          <w:i/>
          <w:sz w:val="24"/>
          <w:szCs w:val="24"/>
          <w:lang w:eastAsia="ru-RU"/>
        </w:rPr>
        <w:t xml:space="preserve"> </w:t>
      </w:r>
      <w:r w:rsidR="00ED18EB">
        <w:rPr>
          <w:rFonts w:cs="Times New Roman"/>
          <w:sz w:val="24"/>
          <w:szCs w:val="24"/>
          <w:lang w:eastAsia="ru-RU"/>
        </w:rPr>
        <w:t>Митрохин М</w:t>
      </w:r>
      <w:r w:rsidRPr="00EE69A8">
        <w:rPr>
          <w:rFonts w:cs="Times New Roman"/>
          <w:sz w:val="24"/>
          <w:szCs w:val="24"/>
          <w:lang w:eastAsia="ru-RU"/>
        </w:rPr>
        <w:t>.</w:t>
      </w:r>
      <w:r w:rsidR="00ED18EB">
        <w:rPr>
          <w:rFonts w:cs="Times New Roman"/>
          <w:sz w:val="24"/>
          <w:szCs w:val="24"/>
          <w:lang w:eastAsia="ru-RU"/>
        </w:rPr>
        <w:t>А</w:t>
      </w:r>
      <w:r w:rsidRPr="00EE69A8">
        <w:rPr>
          <w:rFonts w:cs="Times New Roman"/>
          <w:sz w:val="24"/>
          <w:szCs w:val="24"/>
          <w:lang w:eastAsia="ru-RU"/>
        </w:rPr>
        <w:t>.</w:t>
      </w:r>
    </w:p>
    <w:p w:rsidR="001211C9" w:rsidRPr="00282B3E" w:rsidRDefault="001211C9" w:rsidP="001211C9">
      <w:pPr>
        <w:widowControl w:val="0"/>
        <w:autoSpaceDE w:val="0"/>
        <w:autoSpaceDN w:val="0"/>
        <w:adjustRightInd w:val="0"/>
        <w:spacing w:after="0" w:line="240" w:lineRule="auto"/>
        <w:jc w:val="both"/>
        <w:rPr>
          <w:rFonts w:cs="Times New Roman"/>
          <w:i/>
          <w:sz w:val="24"/>
          <w:szCs w:val="24"/>
          <w:lang w:eastAsia="ru-RU"/>
        </w:rPr>
      </w:pPr>
      <w:r>
        <w:rPr>
          <w:rFonts w:cs="Times New Roman"/>
          <w:sz w:val="24"/>
          <w:szCs w:val="24"/>
          <w:lang w:eastAsia="ru-RU"/>
        </w:rPr>
        <w:tab/>
      </w:r>
      <w:r>
        <w:rPr>
          <w:rFonts w:cs="Times New Roman"/>
          <w:sz w:val="24"/>
          <w:szCs w:val="24"/>
          <w:lang w:eastAsia="ru-RU"/>
        </w:rPr>
        <w:tab/>
      </w:r>
      <w:r>
        <w:rPr>
          <w:rFonts w:cs="Times New Roman"/>
          <w:sz w:val="24"/>
          <w:szCs w:val="24"/>
          <w:lang w:eastAsia="ru-RU"/>
        </w:rPr>
        <w:tab/>
      </w:r>
      <w:r>
        <w:rPr>
          <w:rFonts w:cs="Times New Roman"/>
          <w:sz w:val="24"/>
          <w:szCs w:val="24"/>
          <w:lang w:eastAsia="ru-RU"/>
        </w:rPr>
        <w:tab/>
      </w:r>
      <w:r>
        <w:rPr>
          <w:rFonts w:cs="Times New Roman"/>
          <w:sz w:val="24"/>
          <w:szCs w:val="24"/>
          <w:lang w:eastAsia="ru-RU"/>
        </w:rPr>
        <w:tab/>
      </w:r>
      <w:r>
        <w:rPr>
          <w:rFonts w:cs="Times New Roman"/>
          <w:sz w:val="24"/>
          <w:szCs w:val="24"/>
          <w:lang w:eastAsia="ru-RU"/>
        </w:rPr>
        <w:tab/>
      </w:r>
      <w:r>
        <w:rPr>
          <w:rFonts w:cs="Times New Roman"/>
          <w:sz w:val="24"/>
          <w:szCs w:val="24"/>
          <w:lang w:eastAsia="ru-RU"/>
        </w:rPr>
        <w:tab/>
      </w:r>
      <w:r w:rsidRPr="00282B3E">
        <w:rPr>
          <w:rFonts w:cs="Times New Roman"/>
          <w:i/>
          <w:sz w:val="24"/>
          <w:szCs w:val="24"/>
          <w:lang w:eastAsia="ru-RU"/>
        </w:rPr>
        <w:t>(подпись, дата)</w:t>
      </w:r>
    </w:p>
    <w:p w:rsidR="001211C9" w:rsidRDefault="001211C9" w:rsidP="001211C9">
      <w:pPr>
        <w:widowControl w:val="0"/>
        <w:autoSpaceDE w:val="0"/>
        <w:autoSpaceDN w:val="0"/>
        <w:adjustRightInd w:val="0"/>
        <w:spacing w:after="0" w:line="240" w:lineRule="auto"/>
        <w:jc w:val="both"/>
        <w:rPr>
          <w:rFonts w:cs="Times New Roman"/>
          <w:sz w:val="24"/>
          <w:szCs w:val="24"/>
          <w:lang w:eastAsia="ru-RU"/>
        </w:rPr>
      </w:pPr>
    </w:p>
    <w:p w:rsidR="001211C9" w:rsidRDefault="001211C9" w:rsidP="001211C9">
      <w:pPr>
        <w:widowControl w:val="0"/>
        <w:autoSpaceDE w:val="0"/>
        <w:autoSpaceDN w:val="0"/>
        <w:adjustRightInd w:val="0"/>
        <w:spacing w:after="0" w:line="240" w:lineRule="auto"/>
        <w:jc w:val="both"/>
        <w:rPr>
          <w:rFonts w:cs="Times New Roman"/>
          <w:sz w:val="24"/>
          <w:szCs w:val="24"/>
          <w:lang w:eastAsia="ru-RU"/>
        </w:rPr>
      </w:pPr>
      <w:r>
        <w:rPr>
          <w:rFonts w:cs="Times New Roman"/>
          <w:sz w:val="24"/>
          <w:szCs w:val="24"/>
          <w:lang w:eastAsia="ru-RU"/>
        </w:rPr>
        <w:t>Задание к исполнению принял с</w:t>
      </w:r>
      <w:r w:rsidRPr="00D03993">
        <w:rPr>
          <w:rFonts w:cs="Times New Roman"/>
          <w:sz w:val="24"/>
          <w:szCs w:val="24"/>
          <w:lang w:eastAsia="ru-RU"/>
        </w:rPr>
        <w:t xml:space="preserve">тудент   </w:t>
      </w:r>
      <w:r w:rsidRPr="000A1C86">
        <w:rPr>
          <w:rFonts w:cs="Times New Roman"/>
          <w:i/>
          <w:sz w:val="24"/>
          <w:szCs w:val="24"/>
          <w:lang w:eastAsia="ru-RU"/>
        </w:rPr>
        <w:t>________________________</w:t>
      </w:r>
      <w:r w:rsidR="00ED18EB">
        <w:rPr>
          <w:rFonts w:cs="Times New Roman"/>
          <w:sz w:val="24"/>
          <w:szCs w:val="24"/>
          <w:lang w:eastAsia="ru-RU"/>
        </w:rPr>
        <w:t xml:space="preserve"> Лобанов Д.В</w:t>
      </w:r>
      <w:r w:rsidRPr="00EE69A8">
        <w:rPr>
          <w:rFonts w:cs="Times New Roman"/>
          <w:sz w:val="24"/>
          <w:szCs w:val="24"/>
          <w:lang w:eastAsia="ru-RU"/>
        </w:rPr>
        <w:t>.</w:t>
      </w:r>
    </w:p>
    <w:p w:rsidR="001211C9" w:rsidRPr="00282B3E" w:rsidRDefault="001211C9" w:rsidP="001211C9">
      <w:pPr>
        <w:widowControl w:val="0"/>
        <w:autoSpaceDE w:val="0"/>
        <w:autoSpaceDN w:val="0"/>
        <w:adjustRightInd w:val="0"/>
        <w:spacing w:after="0" w:line="240" w:lineRule="auto"/>
        <w:jc w:val="both"/>
        <w:rPr>
          <w:rFonts w:cs="Times New Roman"/>
          <w:i/>
          <w:sz w:val="24"/>
          <w:szCs w:val="24"/>
          <w:lang w:eastAsia="ru-RU"/>
        </w:rPr>
      </w:pPr>
      <w:r>
        <w:rPr>
          <w:rFonts w:cs="Times New Roman"/>
          <w:sz w:val="24"/>
          <w:szCs w:val="24"/>
          <w:lang w:eastAsia="ru-RU"/>
        </w:rPr>
        <w:tab/>
      </w:r>
      <w:r>
        <w:rPr>
          <w:rFonts w:cs="Times New Roman"/>
          <w:sz w:val="24"/>
          <w:szCs w:val="24"/>
          <w:lang w:eastAsia="ru-RU"/>
        </w:rPr>
        <w:tab/>
      </w:r>
      <w:r>
        <w:rPr>
          <w:rFonts w:cs="Times New Roman"/>
          <w:sz w:val="24"/>
          <w:szCs w:val="24"/>
          <w:lang w:eastAsia="ru-RU"/>
        </w:rPr>
        <w:tab/>
      </w:r>
      <w:r>
        <w:rPr>
          <w:rFonts w:cs="Times New Roman"/>
          <w:sz w:val="24"/>
          <w:szCs w:val="24"/>
          <w:lang w:eastAsia="ru-RU"/>
        </w:rPr>
        <w:tab/>
      </w:r>
      <w:r>
        <w:rPr>
          <w:rFonts w:cs="Times New Roman"/>
          <w:sz w:val="24"/>
          <w:szCs w:val="24"/>
          <w:lang w:eastAsia="ru-RU"/>
        </w:rPr>
        <w:tab/>
      </w:r>
      <w:r>
        <w:rPr>
          <w:rFonts w:cs="Times New Roman"/>
          <w:sz w:val="24"/>
          <w:szCs w:val="24"/>
          <w:lang w:eastAsia="ru-RU"/>
        </w:rPr>
        <w:tab/>
      </w:r>
      <w:r>
        <w:rPr>
          <w:rFonts w:cs="Times New Roman"/>
          <w:sz w:val="24"/>
          <w:szCs w:val="24"/>
          <w:lang w:eastAsia="ru-RU"/>
        </w:rPr>
        <w:tab/>
      </w:r>
      <w:r w:rsidRPr="00282B3E">
        <w:rPr>
          <w:rFonts w:cs="Times New Roman"/>
          <w:i/>
          <w:sz w:val="24"/>
          <w:szCs w:val="24"/>
          <w:lang w:eastAsia="ru-RU"/>
        </w:rPr>
        <w:t>(подпись, дата)</w:t>
      </w:r>
    </w:p>
    <w:p w:rsidR="001211C9" w:rsidRDefault="001211C9" w:rsidP="001211C9">
      <w:pPr>
        <w:widowControl w:val="0"/>
        <w:autoSpaceDE w:val="0"/>
        <w:autoSpaceDN w:val="0"/>
        <w:adjustRightInd w:val="0"/>
        <w:spacing w:after="0" w:line="240" w:lineRule="auto"/>
        <w:jc w:val="both"/>
        <w:rPr>
          <w:rFonts w:cs="Times New Roman"/>
          <w:sz w:val="24"/>
          <w:szCs w:val="24"/>
          <w:lang w:eastAsia="ru-RU"/>
        </w:rPr>
      </w:pPr>
    </w:p>
    <w:p w:rsidR="001211C9" w:rsidRDefault="001211C9" w:rsidP="001211C9">
      <w:pPr>
        <w:widowControl w:val="0"/>
        <w:autoSpaceDE w:val="0"/>
        <w:autoSpaceDN w:val="0"/>
        <w:adjustRightInd w:val="0"/>
        <w:spacing w:after="0" w:line="240" w:lineRule="auto"/>
        <w:jc w:val="both"/>
        <w:rPr>
          <w:rFonts w:cs="Times New Roman"/>
          <w:sz w:val="24"/>
          <w:szCs w:val="24"/>
          <w:lang w:eastAsia="ru-RU"/>
        </w:rPr>
      </w:pPr>
      <w:r>
        <w:rPr>
          <w:rFonts w:cs="Times New Roman"/>
          <w:sz w:val="24"/>
          <w:szCs w:val="24"/>
          <w:lang w:eastAsia="ru-RU"/>
        </w:rPr>
        <w:t>Работу к защите допустить</w:t>
      </w:r>
    </w:p>
    <w:p w:rsidR="001211C9" w:rsidRDefault="001211C9" w:rsidP="001211C9">
      <w:pPr>
        <w:widowControl w:val="0"/>
        <w:autoSpaceDE w:val="0"/>
        <w:autoSpaceDN w:val="0"/>
        <w:adjustRightInd w:val="0"/>
        <w:spacing w:after="0" w:line="240" w:lineRule="auto"/>
        <w:jc w:val="both"/>
        <w:rPr>
          <w:rFonts w:cs="Times New Roman"/>
          <w:sz w:val="24"/>
          <w:szCs w:val="24"/>
          <w:lang w:eastAsia="ru-RU"/>
        </w:rPr>
      </w:pPr>
      <w:r>
        <w:rPr>
          <w:rFonts w:cs="Times New Roman"/>
          <w:sz w:val="24"/>
          <w:szCs w:val="24"/>
          <w:lang w:eastAsia="ru-RU"/>
        </w:rPr>
        <w:t xml:space="preserve">Декан факультета               </w:t>
      </w:r>
      <w:r w:rsidRPr="000A1C86">
        <w:rPr>
          <w:rFonts w:cs="Times New Roman"/>
          <w:i/>
          <w:sz w:val="24"/>
          <w:szCs w:val="24"/>
          <w:lang w:eastAsia="ru-RU"/>
        </w:rPr>
        <w:t>_____________________________________</w:t>
      </w:r>
      <w:r>
        <w:rPr>
          <w:rFonts w:cs="Times New Roman"/>
          <w:i/>
          <w:sz w:val="24"/>
          <w:szCs w:val="24"/>
          <w:lang w:eastAsia="ru-RU"/>
        </w:rPr>
        <w:t xml:space="preserve"> </w:t>
      </w:r>
      <w:r w:rsidRPr="00EE69A8">
        <w:rPr>
          <w:rFonts w:cs="Times New Roman"/>
          <w:sz w:val="24"/>
          <w:szCs w:val="24"/>
          <w:lang w:eastAsia="ru-RU"/>
        </w:rPr>
        <w:t>Фионова Л.Р.</w:t>
      </w:r>
    </w:p>
    <w:p w:rsidR="001211C9" w:rsidRDefault="001211C9" w:rsidP="001211C9">
      <w:pPr>
        <w:ind w:left="4248" w:firstLine="708"/>
        <w:rPr>
          <w:rFonts w:cs="Times New Roman"/>
          <w:i/>
          <w:sz w:val="24"/>
          <w:szCs w:val="24"/>
          <w:lang w:eastAsia="ru-RU"/>
        </w:rPr>
      </w:pPr>
      <w:r w:rsidRPr="00282B3E">
        <w:rPr>
          <w:rFonts w:cs="Times New Roman"/>
          <w:i/>
          <w:sz w:val="24"/>
          <w:szCs w:val="24"/>
          <w:lang w:eastAsia="ru-RU"/>
        </w:rPr>
        <w:t>(подпись, дата)</w:t>
      </w:r>
    </w:p>
    <w:p w:rsidR="004C2C65" w:rsidRDefault="004C2C65">
      <w:pPr>
        <w:spacing w:after="160" w:line="259" w:lineRule="auto"/>
        <w:rPr>
          <w:rFonts w:cs="Times New Roman"/>
          <w:b/>
          <w:bCs/>
          <w:sz w:val="24"/>
          <w:szCs w:val="24"/>
        </w:rPr>
        <w:sectPr w:rsidR="004C2C65" w:rsidSect="00496EDC">
          <w:pgSz w:w="11906" w:h="16838" w:code="9"/>
          <w:pgMar w:top="993" w:right="566" w:bottom="2127" w:left="1418" w:header="709" w:footer="720" w:gutter="0"/>
          <w:cols w:space="720"/>
          <w:docGrid w:linePitch="381"/>
        </w:sectPr>
      </w:pPr>
      <w:bookmarkStart w:id="1" w:name="_Toc104647602"/>
      <w:r>
        <w:rPr>
          <w:rFonts w:cs="Times New Roman"/>
          <w:b/>
          <w:bCs/>
          <w:sz w:val="24"/>
          <w:szCs w:val="24"/>
        </w:rPr>
        <w:br w:type="page"/>
      </w:r>
    </w:p>
    <w:p w:rsidR="00314C18" w:rsidRDefault="00314C18" w:rsidP="00314C18">
      <w:pPr>
        <w:spacing w:after="0" w:line="360" w:lineRule="auto"/>
        <w:ind w:right="282" w:firstLine="709"/>
        <w:jc w:val="both"/>
        <w:rPr>
          <w:rFonts w:cs="Times New Roman"/>
          <w:szCs w:val="28"/>
          <w:lang w:eastAsia="ru-RU"/>
        </w:rPr>
      </w:pPr>
      <w:r w:rsidRPr="00C87D32">
        <w:rPr>
          <w:rFonts w:cs="Times New Roman"/>
          <w:noProof/>
          <w:szCs w:val="28"/>
          <w:lang w:val="en-US"/>
        </w:rPr>
        <w:lastRenderedPageBreak/>
        <mc:AlternateContent>
          <mc:Choice Requires="wpg">
            <w:drawing>
              <wp:anchor distT="0" distB="0" distL="114300" distR="114300" simplePos="0" relativeHeight="251659264" behindDoc="0" locked="0" layoutInCell="0" allowOverlap="1" wp14:anchorId="60746372" wp14:editId="6C17E846">
                <wp:simplePos x="0" y="0"/>
                <wp:positionH relativeFrom="margin">
                  <wp:align>center</wp:align>
                </wp:positionH>
                <wp:positionV relativeFrom="page">
                  <wp:align>center</wp:align>
                </wp:positionV>
                <wp:extent cx="6686962" cy="10298512"/>
                <wp:effectExtent l="0" t="0" r="38100" b="26670"/>
                <wp:wrapNone/>
                <wp:docPr id="47" name="Group 152"/>
                <wp:cNvGraphicFramePr/>
                <a:graphic xmlns:a="http://schemas.openxmlformats.org/drawingml/2006/main">
                  <a:graphicData uri="http://schemas.microsoft.com/office/word/2010/wordprocessingGroup">
                    <wpg:wgp>
                      <wpg:cNvGrpSpPr/>
                      <wpg:grpSpPr bwMode="auto">
                        <a:xfrm>
                          <a:off x="0" y="0"/>
                          <a:ext cx="6686962" cy="10298512"/>
                          <a:chOff x="0" y="0"/>
                          <a:chExt cx="20000" cy="20000"/>
                        </a:xfrm>
                      </wpg:grpSpPr>
                      <wps:wsp>
                        <wps:cNvPr id="48" name="Rectangle 1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15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5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15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157"/>
                        <wps:cNvCnPr/>
                        <wps:spPr bwMode="auto">
                          <a:xfrm>
                            <a:off x="5092" y="17203"/>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5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5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6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6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6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16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jc w:val="center"/>
                                <w:rPr>
                                  <w:rFonts w:ascii="Journal" w:hAnsi="Journal"/>
                                </w:rPr>
                              </w:pPr>
                              <w:r>
                                <w:rPr>
                                  <w:rFonts w:ascii="Journal Cyr" w:hAnsi="Journal Cyr"/>
                                  <w:sz w:val="18"/>
                                </w:rPr>
                                <w:t>Изм.</w:t>
                              </w:r>
                            </w:p>
                          </w:txbxContent>
                        </wps:txbx>
                        <wps:bodyPr rot="0" vert="horz" wrap="square" lIns="12700" tIns="12700" rIns="12700" bIns="12700" anchor="t" anchorCtr="0" upright="1">
                          <a:noAutofit/>
                        </wps:bodyPr>
                      </wps:wsp>
                      <wps:wsp>
                        <wps:cNvPr id="59" name="Rectangle 16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jc w:val="center"/>
                                <w:rPr>
                                  <w:rFonts w:ascii="Journal" w:hAnsi="Journal"/>
                                </w:rPr>
                              </w:pPr>
                              <w:r>
                                <w:rPr>
                                  <w:rFonts w:ascii="Journal Cyr" w:hAnsi="Journal Cyr"/>
                                  <w:sz w:val="18"/>
                                </w:rPr>
                                <w:t>Лист</w:t>
                              </w:r>
                            </w:p>
                          </w:txbxContent>
                        </wps:txbx>
                        <wps:bodyPr rot="0" vert="horz" wrap="square" lIns="12700" tIns="12700" rIns="12700" bIns="12700" anchor="t" anchorCtr="0" upright="1">
                          <a:noAutofit/>
                        </wps:bodyPr>
                      </wps:wsp>
                      <wps:wsp>
                        <wps:cNvPr id="60" name="Rectangle 16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jc w:val="center"/>
                                <w:rPr>
                                  <w:rFonts w:ascii="Journal" w:hAnsi="Journal"/>
                                </w:rPr>
                              </w:pPr>
                              <w:r>
                                <w:rPr>
                                  <w:rFonts w:ascii="Journal Cyr" w:hAnsi="Journal Cyr"/>
                                  <w:sz w:val="18"/>
                                </w:rPr>
                                <w:t>№ докум.</w:t>
                              </w:r>
                            </w:p>
                          </w:txbxContent>
                        </wps:txbx>
                        <wps:bodyPr rot="0" vert="horz" wrap="square" lIns="12700" tIns="12700" rIns="12700" bIns="12700" anchor="t" anchorCtr="0" upright="1">
                          <a:noAutofit/>
                        </wps:bodyPr>
                      </wps:wsp>
                      <wps:wsp>
                        <wps:cNvPr id="61" name="Rectangle 166"/>
                        <wps:cNvSpPr>
                          <a:spLocks noChangeArrowheads="1"/>
                        </wps:cNvSpPr>
                        <wps:spPr bwMode="auto">
                          <a:xfrm>
                            <a:off x="5070"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jc w:val="center"/>
                                <w:rPr>
                                  <w:rFonts w:ascii="Journal" w:hAnsi="Journal"/>
                                </w:rPr>
                              </w:pPr>
                              <w:r>
                                <w:rPr>
                                  <w:rFonts w:ascii="Journal Cyr" w:hAnsi="Journal Cyr"/>
                                  <w:sz w:val="18"/>
                                </w:rPr>
                                <w:t>Подпись</w:t>
                              </w:r>
                            </w:p>
                          </w:txbxContent>
                        </wps:txbx>
                        <wps:bodyPr rot="0" vert="horz" wrap="square" lIns="12700" tIns="12700" rIns="12700" bIns="12700" anchor="t" anchorCtr="0" upright="1">
                          <a:noAutofit/>
                        </wps:bodyPr>
                      </wps:wsp>
                      <wps:wsp>
                        <wps:cNvPr id="62" name="Rectangle 16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jc w:val="center"/>
                                <w:rPr>
                                  <w:rFonts w:ascii="Journal" w:hAnsi="Journal"/>
                                </w:rPr>
                              </w:pPr>
                              <w:r>
                                <w:rPr>
                                  <w:rFonts w:ascii="Journal Cyr" w:hAnsi="Journal Cyr"/>
                                  <w:sz w:val="18"/>
                                </w:rPr>
                                <w:t>Дата</w:t>
                              </w:r>
                            </w:p>
                          </w:txbxContent>
                        </wps:txbx>
                        <wps:bodyPr rot="0" vert="horz" wrap="square" lIns="12700" tIns="12700" rIns="12700" bIns="12700" anchor="t" anchorCtr="0" upright="1">
                          <a:noAutofit/>
                        </wps:bodyPr>
                      </wps:wsp>
                      <wps:wsp>
                        <wps:cNvPr id="63" name="Rectangle 16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jc w:val="center"/>
                                <w:rPr>
                                  <w:rFonts w:ascii="Journal" w:hAnsi="Journal"/>
                                </w:rPr>
                              </w:pPr>
                              <w:r>
                                <w:rPr>
                                  <w:rFonts w:ascii="Journal Cyr" w:hAnsi="Journal Cyr"/>
                                  <w:sz w:val="18"/>
                                </w:rPr>
                                <w:t>Лист</w:t>
                              </w:r>
                            </w:p>
                          </w:txbxContent>
                        </wps:txbx>
                        <wps:bodyPr rot="0" vert="horz" wrap="square" lIns="12700" tIns="12700" rIns="12700" bIns="12700" anchor="t" anchorCtr="0" upright="1">
                          <a:noAutofit/>
                        </wps:bodyPr>
                      </wps:wsp>
                      <wps:wsp>
                        <wps:cNvPr id="64" name="Rectangle 16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jc w:val="center"/>
                                <w:rPr>
                                  <w:i/>
                                </w:rPr>
                              </w:pPr>
                              <w:r>
                                <w:rPr>
                                  <w:i/>
                                  <w:sz w:val="18"/>
                                </w:rPr>
                                <w:t>2</w:t>
                              </w:r>
                            </w:p>
                          </w:txbxContent>
                        </wps:txbx>
                        <wps:bodyPr rot="0" vert="horz" wrap="square" lIns="12700" tIns="12700" rIns="12700" bIns="12700" anchor="t" anchorCtr="0" upright="1">
                          <a:noAutofit/>
                        </wps:bodyPr>
                      </wps:wsp>
                      <wps:wsp>
                        <wps:cNvPr id="65" name="Rectangle 17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jc w:val="center"/>
                                <w:rPr>
                                  <w:rFonts w:ascii="Arial" w:hAnsi="Arial" w:cs="Arial"/>
                                  <w:bCs/>
                                  <w:i/>
                                  <w:iCs/>
                                  <w:sz w:val="36"/>
                                </w:rPr>
                              </w:pPr>
                              <w:r>
                                <w:rPr>
                                  <w:rFonts w:ascii="Arial" w:hAnsi="Arial" w:cs="Arial"/>
                                  <w:bCs/>
                                  <w:i/>
                                  <w:iCs/>
                                  <w:sz w:val="36"/>
                                </w:rPr>
                                <w:t>ПГУ1.090301.25</w:t>
                              </w:r>
                              <w:r w:rsidRPr="005D763F">
                                <w:rPr>
                                  <w:rFonts w:ascii="Arial" w:hAnsi="Arial" w:cs="Arial"/>
                                  <w:bCs/>
                                  <w:i/>
                                  <w:iCs/>
                                  <w:sz w:val="36"/>
                                </w:rPr>
                                <w:t>.001 ПЗ</w:t>
                              </w:r>
                            </w:p>
                            <w:p w:rsidR="009C1048" w:rsidRDefault="009C1048" w:rsidP="00314C18">
                              <w:pPr>
                                <w:jc w:val="center"/>
                                <w:rPr>
                                  <w:rFonts w:ascii="Journal" w:hAnsi="Journal" w:cs="Times New Roman"/>
                                </w:rPr>
                              </w:pPr>
                            </w:p>
                          </w:txbxContent>
                        </wps:txbx>
                        <wps:bodyPr rot="0" vert="horz" wrap="square" lIns="12700" tIns="12700" rIns="12700" bIns="12700" anchor="t" anchorCtr="0" upright="1">
                          <a:noAutofit/>
                        </wps:bodyPr>
                      </wps:wsp>
                      <wps:wsp>
                        <wps:cNvPr id="66" name="Line 17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17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173"/>
                        <wps:cNvCnPr/>
                        <wps:spPr bwMode="auto">
                          <a:xfrm>
                            <a:off x="10" y="17527"/>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Line 17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7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1" name="Group 176"/>
                        <wpg:cNvGrpSpPr>
                          <a:grpSpLocks/>
                        </wpg:cNvGrpSpPr>
                        <wpg:grpSpPr bwMode="auto">
                          <a:xfrm>
                            <a:off x="39" y="18267"/>
                            <a:ext cx="4801" cy="310"/>
                            <a:chOff x="39" y="18267"/>
                            <a:chExt cx="19999" cy="20000"/>
                          </a:xfrm>
                        </wpg:grpSpPr>
                        <wps:wsp>
                          <wps:cNvPr id="72" name="Rectangle 177"/>
                          <wps:cNvSpPr>
                            <a:spLocks noChangeArrowheads="1"/>
                          </wps:cNvSpPr>
                          <wps:spPr bwMode="auto">
                            <a:xfrm>
                              <a:off x="39" y="18267"/>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rPr>
                                    <w:rFonts w:ascii="Journal" w:hAnsi="Journal"/>
                                  </w:rPr>
                                </w:pPr>
                                <w:r>
                                  <w:rPr>
                                    <w:rFonts w:ascii="Journal Cyr" w:hAnsi="Journal Cyr"/>
                                    <w:sz w:val="18"/>
                                  </w:rPr>
                                  <w:t xml:space="preserve"> Разраб.</w:t>
                                </w:r>
                              </w:p>
                            </w:txbxContent>
                          </wps:txbx>
                          <wps:bodyPr rot="0" vert="horz" wrap="square" lIns="12700" tIns="12700" rIns="12700" bIns="12700" anchor="t" anchorCtr="0" upright="1">
                            <a:noAutofit/>
                          </wps:bodyPr>
                        </wps:wsp>
                        <wps:wsp>
                          <wps:cNvPr id="73" name="Rectangle 178"/>
                          <wps:cNvSpPr>
                            <a:spLocks noChangeArrowheads="1"/>
                          </wps:cNvSpPr>
                          <wps:spPr bwMode="auto">
                            <a:xfrm>
                              <a:off x="9320" y="182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Pr="00314C18" w:rsidRDefault="009C1048" w:rsidP="00314C18">
                                <w:pPr>
                                  <w:rPr>
                                    <w:rFonts w:asciiTheme="minorHAnsi" w:hAnsiTheme="minorHAnsi"/>
                                    <w:i/>
                                    <w:sz w:val="18"/>
                                  </w:rPr>
                                </w:pPr>
                                <w:r w:rsidRPr="00314C18">
                                  <w:rPr>
                                    <w:rFonts w:asciiTheme="minorHAnsi" w:hAnsiTheme="minorHAnsi"/>
                                    <w:i/>
                                    <w:sz w:val="18"/>
                                  </w:rPr>
                                  <w:t>Лобанов Д. В.</w:t>
                                </w:r>
                              </w:p>
                            </w:txbxContent>
                          </wps:txbx>
                          <wps:bodyPr rot="0" vert="horz" wrap="square" lIns="12700" tIns="12700" rIns="12700" bIns="12700" anchor="t" anchorCtr="0" upright="1">
                            <a:noAutofit/>
                          </wps:bodyPr>
                        </wps:wsp>
                      </wpg:grpSp>
                      <wpg:grpSp>
                        <wpg:cNvPr id="74" name="Group 179"/>
                        <wpg:cNvGrpSpPr>
                          <a:grpSpLocks/>
                        </wpg:cNvGrpSpPr>
                        <wpg:grpSpPr bwMode="auto">
                          <a:xfrm>
                            <a:off x="39" y="18614"/>
                            <a:ext cx="5281" cy="309"/>
                            <a:chOff x="39" y="18614"/>
                            <a:chExt cx="21999" cy="20000"/>
                          </a:xfrm>
                        </wpg:grpSpPr>
                        <wps:wsp>
                          <wps:cNvPr id="75" name="Rectangle 180"/>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rPr>
                                    <w:rFonts w:ascii="Journal" w:hAnsi="Journal"/>
                                  </w:rPr>
                                </w:pPr>
                                <w:r>
                                  <w:rPr>
                                    <w:rFonts w:ascii="Journal Cyr" w:hAnsi="Journal Cyr"/>
                                    <w:sz w:val="18"/>
                                  </w:rPr>
                                  <w:t xml:space="preserve"> Провер.</w:t>
                                </w:r>
                              </w:p>
                            </w:txbxContent>
                          </wps:txbx>
                          <wps:bodyPr rot="0" vert="horz" wrap="square" lIns="12700" tIns="12700" rIns="12700" bIns="12700" anchor="t" anchorCtr="0" upright="1">
                            <a:noAutofit/>
                          </wps:bodyPr>
                        </wps:wsp>
                        <wps:wsp>
                          <wps:cNvPr id="76" name="Rectangle 181"/>
                          <wps:cNvSpPr>
                            <a:spLocks noChangeArrowheads="1"/>
                          </wps:cNvSpPr>
                          <wps:spPr bwMode="auto">
                            <a:xfrm>
                              <a:off x="9320" y="18614"/>
                              <a:ext cx="12718" cy="17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rPr>
                                    <w:rFonts w:ascii="Journal" w:hAnsi="Journal"/>
                                    <w:i/>
                                  </w:rPr>
                                </w:pPr>
                              </w:p>
                            </w:txbxContent>
                          </wps:txbx>
                          <wps:bodyPr rot="0" vert="horz" wrap="square" lIns="12700" tIns="12700" rIns="12700" bIns="12700" anchor="t" anchorCtr="0" upright="1">
                            <a:noAutofit/>
                          </wps:bodyPr>
                        </wps:wsp>
                      </wpg:grpSp>
                      <wpg:grpSp>
                        <wpg:cNvPr id="77" name="Group 182"/>
                        <wpg:cNvGrpSpPr>
                          <a:grpSpLocks/>
                        </wpg:cNvGrpSpPr>
                        <wpg:grpSpPr bwMode="auto">
                          <a:xfrm>
                            <a:off x="39" y="18969"/>
                            <a:ext cx="4801" cy="309"/>
                            <a:chOff x="39" y="18969"/>
                            <a:chExt cx="19999" cy="20000"/>
                          </a:xfrm>
                        </wpg:grpSpPr>
                        <wps:wsp>
                          <wps:cNvPr id="78" name="Rectangle 183"/>
                          <wps:cNvSpPr>
                            <a:spLocks noChangeArrowheads="1"/>
                          </wps:cNvSpPr>
                          <wps:spPr bwMode="auto">
                            <a:xfrm>
                              <a:off x="39" y="18969"/>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rPr>
                                    <w:rFonts w:ascii="Journal" w:hAnsi="Journal"/>
                                  </w:rPr>
                                </w:pPr>
                                <w:r>
                                  <w:rPr>
                                    <w:rFonts w:ascii="Journal Cyr" w:hAnsi="Journal Cyr"/>
                                    <w:sz w:val="18"/>
                                  </w:rPr>
                                  <w:t xml:space="preserve"> Н. Контр</w:t>
                                </w:r>
                                <w:ins w:id="2" w:author="GVI" w:date="2015-03-20T14:46:00Z">
                                  <w:r>
                                    <w:rPr>
                                      <w:rFonts w:ascii="Journal Cyr" w:hAnsi="Journal Cyr"/>
                                      <w:sz w:val="18"/>
                                    </w:rPr>
                                    <w:t xml:space="preserve"> </w:t>
                                  </w:r>
                                </w:ins>
                              </w:p>
                            </w:txbxContent>
                          </wps:txbx>
                          <wps:bodyPr rot="0" vert="horz" wrap="square" lIns="12700" tIns="12700" rIns="12700" bIns="12700" anchor="t" anchorCtr="0" upright="1">
                            <a:noAutofit/>
                          </wps:bodyPr>
                        </wps:wsp>
                        <wps:wsp>
                          <wps:cNvPr id="79" name="Rectangle 184"/>
                          <wps:cNvSpPr>
                            <a:spLocks noChangeArrowheads="1"/>
                          </wps:cNvSpPr>
                          <wps:spPr bwMode="auto">
                            <a:xfrm>
                              <a:off x="9320" y="1896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Pr="00EE69A8" w:rsidRDefault="009C1048" w:rsidP="00314C18">
                                <w:pPr>
                                  <w:rPr>
                                    <w:rFonts w:asciiTheme="minorHAnsi" w:hAnsiTheme="minorHAnsi"/>
                                  </w:rPr>
                                </w:pPr>
                                <w:r>
                                  <w:rPr>
                                    <w:rFonts w:asciiTheme="minorHAnsi" w:hAnsiTheme="minorHAnsi"/>
                                    <w:i/>
                                    <w:sz w:val="18"/>
                                  </w:rPr>
                                  <w:t>Бычков А.С.</w:t>
                                </w:r>
                              </w:p>
                            </w:txbxContent>
                          </wps:txbx>
                          <wps:bodyPr rot="0" vert="horz" wrap="square" lIns="12700" tIns="12700" rIns="12700" bIns="12700" anchor="t" anchorCtr="0" upright="1">
                            <a:noAutofit/>
                          </wps:bodyPr>
                        </wps:wsp>
                      </wpg:grpSp>
                      <wpg:grpSp>
                        <wpg:cNvPr id="80" name="Group 185"/>
                        <wpg:cNvGrpSpPr>
                          <a:grpSpLocks/>
                        </wpg:cNvGrpSpPr>
                        <wpg:grpSpPr bwMode="auto">
                          <a:xfrm>
                            <a:off x="39" y="19314"/>
                            <a:ext cx="4801" cy="310"/>
                            <a:chOff x="39" y="19314"/>
                            <a:chExt cx="19999" cy="20000"/>
                          </a:xfrm>
                        </wpg:grpSpPr>
                        <wps:wsp>
                          <wps:cNvPr id="81" name="Rectangle 186"/>
                          <wps:cNvSpPr>
                            <a:spLocks noChangeArrowheads="1"/>
                          </wps:cNvSpPr>
                          <wps:spPr bwMode="auto">
                            <a:xfrm>
                              <a:off x="39" y="193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rPr>
                                    <w:rFonts w:ascii="Journal" w:hAnsi="Journal"/>
                                  </w:rPr>
                                </w:pPr>
                              </w:p>
                            </w:txbxContent>
                          </wps:txbx>
                          <wps:bodyPr rot="0" vert="horz" wrap="square" lIns="12700" tIns="12700" rIns="12700" bIns="12700" anchor="t" anchorCtr="0" upright="1">
                            <a:noAutofit/>
                          </wps:bodyPr>
                        </wps:wsp>
                        <wps:wsp>
                          <wps:cNvPr id="82" name="Rectangle 187"/>
                          <wps:cNvSpPr>
                            <a:spLocks noChangeArrowheads="1"/>
                          </wps:cNvSpPr>
                          <wps:spPr bwMode="auto">
                            <a:xfrm>
                              <a:off x="9320" y="193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txbxContent>
                          </wps:txbx>
                          <wps:bodyPr rot="0" vert="horz" wrap="square" lIns="12700" tIns="12700" rIns="12700" bIns="12700" anchor="t" anchorCtr="0" upright="1">
                            <a:noAutofit/>
                          </wps:bodyPr>
                        </wps:wsp>
                      </wpg:grpSp>
                      <wpg:grpSp>
                        <wpg:cNvPr id="83" name="Group 188"/>
                        <wpg:cNvGrpSpPr>
                          <a:grpSpLocks/>
                        </wpg:cNvGrpSpPr>
                        <wpg:grpSpPr bwMode="auto">
                          <a:xfrm>
                            <a:off x="39" y="18612"/>
                            <a:ext cx="4801" cy="1357"/>
                            <a:chOff x="39" y="-48191"/>
                            <a:chExt cx="19999" cy="87851"/>
                          </a:xfrm>
                        </wpg:grpSpPr>
                        <wps:wsp>
                          <wps:cNvPr id="84" name="Rectangle 189"/>
                          <wps:cNvSpPr>
                            <a:spLocks noChangeArrowheads="1"/>
                          </wps:cNvSpPr>
                          <wps:spPr bwMode="auto">
                            <a:xfrm>
                              <a:off x="39" y="196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rPr>
                                    <w:rFonts w:ascii="Journal" w:hAnsi="Journal"/>
                                  </w:rPr>
                                </w:pPr>
                                <w:r>
                                  <w:rPr>
                                    <w:rFonts w:ascii="Journal Cyr" w:hAnsi="Journal Cyr"/>
                                    <w:sz w:val="18"/>
                                  </w:rPr>
                                  <w:t xml:space="preserve"> Утверд.</w:t>
                                </w:r>
                              </w:p>
                            </w:txbxContent>
                          </wps:txbx>
                          <wps:bodyPr rot="0" vert="horz" wrap="square" lIns="12700" tIns="12700" rIns="12700" bIns="12700" anchor="t" anchorCtr="0" upright="1">
                            <a:noAutofit/>
                          </wps:bodyPr>
                        </wps:wsp>
                        <wps:wsp>
                          <wps:cNvPr id="85" name="Rectangle 190"/>
                          <wps:cNvSpPr>
                            <a:spLocks noChangeArrowheads="1"/>
                          </wps:cNvSpPr>
                          <wps:spPr bwMode="auto">
                            <a:xfrm>
                              <a:off x="9320" y="1966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rPr>
                                    <w:rFonts w:ascii="Journal" w:hAnsi="Journal"/>
                                    <w:i/>
                                  </w:rPr>
                                </w:pPr>
                                <w:r>
                                  <w:rPr>
                                    <w:rFonts w:ascii="Journal Cyr" w:hAnsi="Journal Cyr"/>
                                    <w:i/>
                                    <w:sz w:val="18"/>
                                  </w:rPr>
                                  <w:t>.</w:t>
                                </w:r>
                              </w:p>
                            </w:txbxContent>
                          </wps:txbx>
                          <wps:bodyPr rot="0" vert="horz" wrap="square" lIns="12700" tIns="12700" rIns="12700" bIns="12700" anchor="t" anchorCtr="0" upright="1">
                            <a:noAutofit/>
                          </wps:bodyPr>
                        </wps:wsp>
                        <wps:wsp>
                          <wps:cNvPr id="115" name="Rectangle 190"/>
                          <wps:cNvSpPr>
                            <a:spLocks noChangeArrowheads="1"/>
                          </wps:cNvSpPr>
                          <wps:spPr bwMode="auto">
                            <a:xfrm>
                              <a:off x="9320" y="-48191"/>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Pr="00314C18" w:rsidRDefault="009C1048" w:rsidP="00314C18">
                                <w:pPr>
                                  <w:rPr>
                                    <w:rFonts w:asciiTheme="minorHAnsi" w:hAnsiTheme="minorHAnsi" w:cstheme="minorHAnsi"/>
                                    <w:i/>
                                  </w:rPr>
                                </w:pPr>
                                <w:r w:rsidRPr="00314C18">
                                  <w:rPr>
                                    <w:rFonts w:asciiTheme="minorHAnsi" w:hAnsiTheme="minorHAnsi" w:cstheme="minorHAnsi"/>
                                    <w:i/>
                                    <w:sz w:val="18"/>
                                  </w:rPr>
                                  <w:t>Митрохин М.А.</w:t>
                                </w:r>
                              </w:p>
                            </w:txbxContent>
                          </wps:txbx>
                          <wps:bodyPr rot="0" vert="horz" wrap="square" lIns="12700" tIns="12700" rIns="12700" bIns="12700" anchor="t" anchorCtr="0" upright="1">
                            <a:noAutofit/>
                          </wps:bodyPr>
                        </wps:wsp>
                      </wpg:grpSp>
                      <wps:wsp>
                        <wps:cNvPr id="86" name="Line 19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Rectangle 192"/>
                        <wps:cNvSpPr>
                          <a:spLocks noChangeArrowheads="1"/>
                        </wps:cNvSpPr>
                        <wps:spPr bwMode="auto">
                          <a:xfrm>
                            <a:off x="7891" y="18651"/>
                            <a:ext cx="6292" cy="1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Pr="00314C18" w:rsidRDefault="009C1048" w:rsidP="00314C18">
                              <w:pPr>
                                <w:spacing w:after="0"/>
                                <w:jc w:val="center"/>
                                <w:rPr>
                                  <w:rFonts w:cs="Times New Roman"/>
                                  <w:i/>
                                  <w:sz w:val="24"/>
                                </w:rPr>
                              </w:pPr>
                              <w:r w:rsidRPr="00314C18">
                                <w:rPr>
                                  <w:rFonts w:cs="Times New Roman"/>
                                  <w:i/>
                                  <w:sz w:val="24"/>
                                </w:rPr>
                                <w:t>Менеджер паролей</w:t>
                              </w:r>
                            </w:p>
                            <w:p w:rsidR="009C1048" w:rsidRPr="00314C18" w:rsidRDefault="009C1048" w:rsidP="00314C18">
                              <w:pPr>
                                <w:spacing w:after="0"/>
                                <w:jc w:val="center"/>
                                <w:rPr>
                                  <w:rFonts w:cs="Times New Roman"/>
                                  <w:i/>
                                  <w:sz w:val="24"/>
                                </w:rPr>
                              </w:pPr>
                              <w:r w:rsidRPr="00314C18">
                                <w:rPr>
                                  <w:rFonts w:cs="Times New Roman"/>
                                  <w:i/>
                                  <w:sz w:val="24"/>
                                </w:rPr>
                                <w:t>Пояснительная записка</w:t>
                              </w:r>
                            </w:p>
                          </w:txbxContent>
                        </wps:txbx>
                        <wps:bodyPr rot="0" vert="horz" wrap="square" lIns="12700" tIns="12700" rIns="12700" bIns="12700" anchor="t" anchorCtr="0" upright="1">
                          <a:noAutofit/>
                        </wps:bodyPr>
                      </wps:wsp>
                      <wps:wsp>
                        <wps:cNvPr id="88" name="Line 19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Line 19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19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9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jc w:val="center"/>
                                <w:rPr>
                                  <w:rFonts w:ascii="Journal" w:hAnsi="Journal"/>
                                </w:rPr>
                              </w:pPr>
                              <w:r>
                                <w:rPr>
                                  <w:rFonts w:ascii="Journal Cyr" w:hAnsi="Journal Cyr"/>
                                  <w:sz w:val="18"/>
                                </w:rPr>
                                <w:t>Лит.</w:t>
                              </w:r>
                            </w:p>
                          </w:txbxContent>
                        </wps:txbx>
                        <wps:bodyPr rot="0" vert="horz" wrap="square" lIns="12700" tIns="12700" rIns="12700" bIns="12700" anchor="t" anchorCtr="0" upright="1">
                          <a:noAutofit/>
                        </wps:bodyPr>
                      </wps:wsp>
                      <wps:wsp>
                        <wps:cNvPr id="92" name="Rectangle 19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314C18">
                              <w:pPr>
                                <w:jc w:val="center"/>
                                <w:rPr>
                                  <w:rFonts w:ascii="Journal" w:hAnsi="Journal"/>
                                </w:rPr>
                              </w:pPr>
                              <w:r>
                                <w:rPr>
                                  <w:rFonts w:ascii="Journal Cyr" w:hAnsi="Journal Cyr"/>
                                  <w:sz w:val="18"/>
                                </w:rPr>
                                <w:t>Листов</w:t>
                              </w:r>
                            </w:p>
                          </w:txbxContent>
                        </wps:txbx>
                        <wps:bodyPr rot="0" vert="horz" wrap="square" lIns="12700" tIns="12700" rIns="12700" bIns="12700" anchor="t" anchorCtr="0" upright="1">
                          <a:noAutofit/>
                        </wps:bodyPr>
                      </wps:wsp>
                      <wps:wsp>
                        <wps:cNvPr id="93" name="Rectangle 19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Pr="00C37C53" w:rsidRDefault="009C1048" w:rsidP="00314C18">
                              <w:pPr>
                                <w:jc w:val="center"/>
                                <w:rPr>
                                  <w:i/>
                                  <w:sz w:val="18"/>
                                </w:rPr>
                              </w:pPr>
                              <w:r>
                                <w:rPr>
                                  <w:i/>
                                  <w:sz w:val="18"/>
                                </w:rPr>
                                <w:t>92</w:t>
                              </w:r>
                            </w:p>
                          </w:txbxContent>
                        </wps:txbx>
                        <wps:bodyPr rot="0" vert="horz" wrap="square" lIns="12700" tIns="12700" rIns="12700" bIns="12700" anchor="t" anchorCtr="0" upright="1">
                          <a:noAutofit/>
                        </wps:bodyPr>
                      </wps:wsp>
                      <wps:wsp>
                        <wps:cNvPr id="94" name="Line 19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0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Rectangle 201"/>
                        <wps:cNvSpPr>
                          <a:spLocks noChangeArrowheads="1"/>
                        </wps:cNvSpPr>
                        <wps:spPr bwMode="auto">
                          <a:xfrm>
                            <a:off x="14295" y="18969"/>
                            <a:ext cx="5609"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Pr="000F25F6" w:rsidRDefault="009C1048" w:rsidP="00314C18">
                              <w:pPr>
                                <w:spacing w:after="0"/>
                                <w:jc w:val="center"/>
                                <w:rPr>
                                  <w:i/>
                                  <w:sz w:val="32"/>
                                  <w:szCs w:val="32"/>
                                </w:rPr>
                              </w:pPr>
                              <w:r w:rsidRPr="000F25F6">
                                <w:rPr>
                                  <w:i/>
                                  <w:sz w:val="32"/>
                                  <w:szCs w:val="32"/>
                                </w:rPr>
                                <w:t>ФВТ</w:t>
                              </w:r>
                              <w:r w:rsidRPr="005071E5">
                                <w:rPr>
                                  <w:i/>
                                  <w:sz w:val="32"/>
                                  <w:szCs w:val="32"/>
                                </w:rPr>
                                <w:t xml:space="preserve">, </w:t>
                              </w:r>
                              <w:r w:rsidRPr="000F25F6">
                                <w:rPr>
                                  <w:i/>
                                  <w:sz w:val="32"/>
                                  <w:szCs w:val="32"/>
                                </w:rPr>
                                <w:t>каф ВТ</w:t>
                              </w:r>
                            </w:p>
                            <w:p w:rsidR="009C1048" w:rsidRPr="000F25F6" w:rsidRDefault="009C1048" w:rsidP="00314C18">
                              <w:pPr>
                                <w:spacing w:after="0"/>
                                <w:jc w:val="center"/>
                                <w:rPr>
                                  <w:i/>
                                  <w:sz w:val="32"/>
                                  <w:szCs w:val="32"/>
                                </w:rPr>
                              </w:pPr>
                              <w:r w:rsidRPr="000F25F6">
                                <w:rPr>
                                  <w:i/>
                                  <w:sz w:val="24"/>
                                  <w:szCs w:val="24"/>
                                </w:rPr>
                                <w:t>гр. 1</w:t>
                              </w:r>
                              <w:r>
                                <w:rPr>
                                  <w:i/>
                                  <w:sz w:val="24"/>
                                  <w:szCs w:val="24"/>
                                </w:rPr>
                                <w:t>9</w:t>
                              </w:r>
                              <w:r w:rsidRPr="000F25F6">
                                <w:rPr>
                                  <w:i/>
                                  <w:sz w:val="24"/>
                                  <w:szCs w:val="24"/>
                                </w:rPr>
                                <w:t>ВВ</w:t>
                              </w:r>
                              <w:r>
                                <w:rPr>
                                  <w:i/>
                                  <w:sz w:val="24"/>
                                  <w:szCs w:val="24"/>
                                </w:rPr>
                                <w:t>П1</w:t>
                              </w:r>
                            </w:p>
                            <w:p w:rsidR="009C1048" w:rsidRDefault="009C1048" w:rsidP="00314C18">
                              <w:pPr>
                                <w:jc w:val="center"/>
                                <w:rPr>
                                  <w:i/>
                                  <w:sz w:val="32"/>
                                  <w:szCs w:val="32"/>
                                </w:rPr>
                              </w:pPr>
                              <w:r>
                                <w:rPr>
                                  <w:i/>
                                  <w:sz w:val="32"/>
                                  <w:szCs w:val="32"/>
                                </w:rPr>
                                <w:t xml:space="preserve"> Гр </w:t>
                              </w:r>
                            </w:p>
                            <w:p w:rsidR="009C1048" w:rsidRDefault="009C1048" w:rsidP="00314C18">
                              <w:pPr>
                                <w:jc w:val="center"/>
                                <w:rPr>
                                  <w:i/>
                                  <w:sz w:val="32"/>
                                  <w:szCs w:val="32"/>
                                </w:rPr>
                              </w:pPr>
                            </w:p>
                            <w:p w:rsidR="009C1048" w:rsidRDefault="009C1048" w:rsidP="00314C18">
                              <w:pPr>
                                <w:jc w:val="center"/>
                                <w:rPr>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746372" id="Group 152" o:spid="_x0000_s1026" style="position:absolute;left:0;text-align:left;margin-left:0;margin-top:0;width:526.55pt;height:810.9pt;z-index:251659264;mso-position-horizontal:center;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" o:allowincell="f">
                <v:rect id="Rectangle 1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s7vwAAANsAAAAPAAAAZHJzL2Rvd25yZXYueG1sRE/NisIw&#10;EL4LvkMYwZumioh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DmNys7vwAAANsAAAAPAAAAAAAA&#10;AAAAAAAAAAcCAABkcnMvZG93bnJldi54bWxQSwUGAAAAAAMAAwC3AAAA8wIAAAAA&#10;" filled="f" strokeweight="2pt"/>
                <v:line id="Line 15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15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15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157" o:spid="_x0000_s1031" style="position:absolute;visibility:visible;mso-wrap-style:square" from="5092,17203" to="5094,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15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5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16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1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rect id="Rectangle 16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9C1048" w:rsidRDefault="009C1048" w:rsidP="00314C18">
                        <w:pPr>
                          <w:jc w:val="center"/>
                          <w:rPr>
                            <w:rFonts w:ascii="Journal" w:hAnsi="Journal"/>
                          </w:rPr>
                        </w:pPr>
                        <w:r>
                          <w:rPr>
                            <w:rFonts w:ascii="Journal Cyr" w:hAnsi="Journal Cyr"/>
                            <w:sz w:val="18"/>
                          </w:rPr>
                          <w:t>Изм.</w:t>
                        </w:r>
                      </w:p>
                    </w:txbxContent>
                  </v:textbox>
                </v:rect>
                <v:rect id="Rectangle 16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9C1048" w:rsidRDefault="009C1048" w:rsidP="00314C18">
                        <w:pPr>
                          <w:jc w:val="center"/>
                          <w:rPr>
                            <w:rFonts w:ascii="Journal" w:hAnsi="Journal"/>
                          </w:rPr>
                        </w:pPr>
                        <w:r>
                          <w:rPr>
                            <w:rFonts w:ascii="Journal Cyr" w:hAnsi="Journal Cyr"/>
                            <w:sz w:val="18"/>
                          </w:rPr>
                          <w:t>Лист</w:t>
                        </w:r>
                      </w:p>
                    </w:txbxContent>
                  </v:textbox>
                </v:rect>
                <v:rect id="Rectangle 16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9C1048" w:rsidRDefault="009C1048" w:rsidP="00314C18">
                        <w:pPr>
                          <w:jc w:val="center"/>
                          <w:rPr>
                            <w:rFonts w:ascii="Journal" w:hAnsi="Journal"/>
                          </w:rPr>
                        </w:pPr>
                        <w:r>
                          <w:rPr>
                            <w:rFonts w:ascii="Journal Cyr" w:hAnsi="Journal Cyr"/>
                            <w:sz w:val="18"/>
                          </w:rPr>
                          <w:t>№ докум.</w:t>
                        </w:r>
                      </w:p>
                    </w:txbxContent>
                  </v:textbox>
                </v:rect>
                <v:rect id="Rectangle 166" o:spid="_x0000_s1040" style="position:absolute;left:5070;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9C1048" w:rsidRDefault="009C1048" w:rsidP="00314C18">
                        <w:pPr>
                          <w:jc w:val="center"/>
                          <w:rPr>
                            <w:rFonts w:ascii="Journal" w:hAnsi="Journal"/>
                          </w:rPr>
                        </w:pPr>
                        <w:r>
                          <w:rPr>
                            <w:rFonts w:ascii="Journal Cyr" w:hAnsi="Journal Cyr"/>
                            <w:sz w:val="18"/>
                          </w:rPr>
                          <w:t>Подпись</w:t>
                        </w:r>
                      </w:p>
                    </w:txbxContent>
                  </v:textbox>
                </v:rect>
                <v:rect id="Rectangle 16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rsidR="009C1048" w:rsidRDefault="009C1048" w:rsidP="00314C18">
                        <w:pPr>
                          <w:jc w:val="center"/>
                          <w:rPr>
                            <w:rFonts w:ascii="Journal" w:hAnsi="Journal"/>
                          </w:rPr>
                        </w:pPr>
                        <w:r>
                          <w:rPr>
                            <w:rFonts w:ascii="Journal Cyr" w:hAnsi="Journal Cyr"/>
                            <w:sz w:val="18"/>
                          </w:rPr>
                          <w:t>Дата</w:t>
                        </w:r>
                      </w:p>
                    </w:txbxContent>
                  </v:textbox>
                </v:rect>
                <v:rect id="Rectangle 16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9C1048" w:rsidRDefault="009C1048" w:rsidP="00314C18">
                        <w:pPr>
                          <w:jc w:val="center"/>
                          <w:rPr>
                            <w:rFonts w:ascii="Journal" w:hAnsi="Journal"/>
                          </w:rPr>
                        </w:pPr>
                        <w:r>
                          <w:rPr>
                            <w:rFonts w:ascii="Journal Cyr" w:hAnsi="Journal Cyr"/>
                            <w:sz w:val="18"/>
                          </w:rPr>
                          <w:t>Лист</w:t>
                        </w:r>
                      </w:p>
                    </w:txbxContent>
                  </v:textbox>
                </v:rect>
                <v:rect id="Rectangle 16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9C1048" w:rsidRDefault="009C1048" w:rsidP="00314C18">
                        <w:pPr>
                          <w:jc w:val="center"/>
                          <w:rPr>
                            <w:i/>
                          </w:rPr>
                        </w:pPr>
                        <w:r>
                          <w:rPr>
                            <w:i/>
                            <w:sz w:val="18"/>
                          </w:rPr>
                          <w:t>2</w:t>
                        </w:r>
                      </w:p>
                    </w:txbxContent>
                  </v:textbox>
                </v:rect>
                <v:rect id="Rectangle 17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9C1048" w:rsidRDefault="009C1048" w:rsidP="00314C18">
                        <w:pPr>
                          <w:jc w:val="center"/>
                          <w:rPr>
                            <w:rFonts w:ascii="Arial" w:hAnsi="Arial" w:cs="Arial"/>
                            <w:bCs/>
                            <w:i/>
                            <w:iCs/>
                            <w:sz w:val="36"/>
                          </w:rPr>
                        </w:pPr>
                        <w:r>
                          <w:rPr>
                            <w:rFonts w:ascii="Arial" w:hAnsi="Arial" w:cs="Arial"/>
                            <w:bCs/>
                            <w:i/>
                            <w:iCs/>
                            <w:sz w:val="36"/>
                          </w:rPr>
                          <w:t>ПГУ1.090301.25</w:t>
                        </w:r>
                        <w:r w:rsidRPr="005D763F">
                          <w:rPr>
                            <w:rFonts w:ascii="Arial" w:hAnsi="Arial" w:cs="Arial"/>
                            <w:bCs/>
                            <w:i/>
                            <w:iCs/>
                            <w:sz w:val="36"/>
                          </w:rPr>
                          <w:t>.001 ПЗ</w:t>
                        </w:r>
                      </w:p>
                      <w:p w:rsidR="009C1048" w:rsidRDefault="009C1048" w:rsidP="00314C18">
                        <w:pPr>
                          <w:jc w:val="center"/>
                          <w:rPr>
                            <w:rFonts w:ascii="Journal" w:hAnsi="Journal" w:cs="Times New Roman"/>
                          </w:rPr>
                        </w:pPr>
                      </w:p>
                    </w:txbxContent>
                  </v:textbox>
                </v:rect>
                <v:line id="Line 17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Line 17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173" o:spid="_x0000_s1047" style="position:absolute;visibility:visible;mso-wrap-style:square" from="10,17527" to="7631,17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17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17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group id="Group 176" o:spid="_x0000_s1050"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177" o:spid="_x0000_s1051"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rsidR="009C1048" w:rsidRDefault="009C1048" w:rsidP="00314C18">
                          <w:pPr>
                            <w:rPr>
                              <w:rFonts w:ascii="Journal" w:hAnsi="Journal"/>
                            </w:rPr>
                          </w:pPr>
                          <w:r>
                            <w:rPr>
                              <w:rFonts w:ascii="Journal Cyr" w:hAnsi="Journal Cyr"/>
                              <w:sz w:val="18"/>
                            </w:rPr>
                            <w:t xml:space="preserve"> Разраб.</w:t>
                          </w:r>
                        </w:p>
                      </w:txbxContent>
                    </v:textbox>
                  </v:rect>
                  <v:rect id="Rectangle 178" o:spid="_x0000_s1052" style="position:absolute;left:9320;top:182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rsidR="009C1048" w:rsidRPr="00314C18" w:rsidRDefault="009C1048" w:rsidP="00314C18">
                          <w:pPr>
                            <w:rPr>
                              <w:rFonts w:asciiTheme="minorHAnsi" w:hAnsiTheme="minorHAnsi"/>
                              <w:i/>
                              <w:sz w:val="18"/>
                            </w:rPr>
                          </w:pPr>
                          <w:r w:rsidRPr="00314C18">
                            <w:rPr>
                              <w:rFonts w:asciiTheme="minorHAnsi" w:hAnsiTheme="minorHAnsi"/>
                              <w:i/>
                              <w:sz w:val="18"/>
                            </w:rPr>
                            <w:t>Лобанов Д. В.</w:t>
                          </w:r>
                        </w:p>
                      </w:txbxContent>
                    </v:textbox>
                  </v:rect>
                </v:group>
                <v:group id="Group 179" o:spid="_x0000_s1053" style="position:absolute;left:39;top:18614;width:5281;height:309" coordorigin="39,18614" coordsize="21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180" o:spid="_x0000_s105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rsidR="009C1048" w:rsidRDefault="009C1048" w:rsidP="00314C18">
                          <w:pPr>
                            <w:rPr>
                              <w:rFonts w:ascii="Journal" w:hAnsi="Journal"/>
                            </w:rPr>
                          </w:pPr>
                          <w:r>
                            <w:rPr>
                              <w:rFonts w:ascii="Journal Cyr" w:hAnsi="Journal Cyr"/>
                              <w:sz w:val="18"/>
                            </w:rPr>
                            <w:t xml:space="preserve"> Провер.</w:t>
                          </w:r>
                        </w:p>
                      </w:txbxContent>
                    </v:textbox>
                  </v:rect>
                  <v:rect id="Rectangle 181" o:spid="_x0000_s1055" style="position:absolute;left:9320;top:18614;width:12718;height:1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rsidR="009C1048" w:rsidRDefault="009C1048" w:rsidP="00314C18">
                          <w:pPr>
                            <w:rPr>
                              <w:rFonts w:ascii="Journal" w:hAnsi="Journal"/>
                              <w:i/>
                            </w:rPr>
                          </w:pPr>
                        </w:p>
                      </w:txbxContent>
                    </v:textbox>
                  </v:rect>
                </v:group>
                <v:group id="Group 182" o:spid="_x0000_s1056"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183" o:spid="_x0000_s1057"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9C1048" w:rsidRDefault="009C1048" w:rsidP="00314C18">
                          <w:pPr>
                            <w:rPr>
                              <w:rFonts w:ascii="Journal" w:hAnsi="Journal"/>
                            </w:rPr>
                          </w:pPr>
                          <w:r>
                            <w:rPr>
                              <w:rFonts w:ascii="Journal Cyr" w:hAnsi="Journal Cyr"/>
                              <w:sz w:val="18"/>
                            </w:rPr>
                            <w:t xml:space="preserve"> Н. Контр</w:t>
                          </w:r>
                          <w:ins w:id="2" w:author="GVI" w:date="2015-03-20T14:46:00Z">
                            <w:r>
                              <w:rPr>
                                <w:rFonts w:ascii="Journal Cyr" w:hAnsi="Journal Cyr"/>
                                <w:sz w:val="18"/>
                              </w:rPr>
                              <w:t xml:space="preserve"> </w:t>
                            </w:r>
                          </w:ins>
                        </w:p>
                      </w:txbxContent>
                    </v:textbox>
                  </v:rect>
                  <v:rect id="Rectangle 184" o:spid="_x0000_s1058"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9C1048" w:rsidRPr="00EE69A8" w:rsidRDefault="009C1048" w:rsidP="00314C18">
                          <w:pPr>
                            <w:rPr>
                              <w:rFonts w:asciiTheme="minorHAnsi" w:hAnsiTheme="minorHAnsi"/>
                            </w:rPr>
                          </w:pPr>
                          <w:r>
                            <w:rPr>
                              <w:rFonts w:asciiTheme="minorHAnsi" w:hAnsiTheme="minorHAnsi"/>
                              <w:i/>
                              <w:sz w:val="18"/>
                            </w:rPr>
                            <w:t>Бычков А.С.</w:t>
                          </w:r>
                        </w:p>
                      </w:txbxContent>
                    </v:textbox>
                  </v:rect>
                </v:group>
                <v:group id="Group 185" o:spid="_x0000_s1059"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186" o:spid="_x0000_s1060"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9C1048" w:rsidRDefault="009C1048" w:rsidP="00314C18">
                          <w:pPr>
                            <w:rPr>
                              <w:rFonts w:ascii="Journal" w:hAnsi="Journal"/>
                            </w:rPr>
                          </w:pPr>
                        </w:p>
                      </w:txbxContent>
                    </v:textbox>
                  </v:rect>
                  <v:rect id="Rectangle 187" o:spid="_x0000_s1061"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9C1048" w:rsidRDefault="009C1048" w:rsidP="00314C18"/>
                      </w:txbxContent>
                    </v:textbox>
                  </v:rect>
                </v:group>
                <v:group id="Group 188" o:spid="_x0000_s1062" style="position:absolute;left:39;top:18612;width:4801;height:1357" coordorigin="39,-48191" coordsize="19999,8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189" o:spid="_x0000_s1063"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9C1048" w:rsidRDefault="009C1048" w:rsidP="00314C18">
                          <w:pPr>
                            <w:rPr>
                              <w:rFonts w:ascii="Journal" w:hAnsi="Journal"/>
                            </w:rPr>
                          </w:pPr>
                          <w:r>
                            <w:rPr>
                              <w:rFonts w:ascii="Journal Cyr" w:hAnsi="Journal Cyr"/>
                              <w:sz w:val="18"/>
                            </w:rPr>
                            <w:t xml:space="preserve"> Утверд.</w:t>
                          </w:r>
                        </w:p>
                      </w:txbxContent>
                    </v:textbox>
                  </v:rect>
                  <v:rect id="Rectangle 190" o:spid="_x0000_s1064"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9C1048" w:rsidRDefault="009C1048" w:rsidP="00314C18">
                          <w:pPr>
                            <w:rPr>
                              <w:rFonts w:ascii="Journal" w:hAnsi="Journal"/>
                              <w:i/>
                            </w:rPr>
                          </w:pPr>
                          <w:r>
                            <w:rPr>
                              <w:rFonts w:ascii="Journal Cyr" w:hAnsi="Journal Cyr"/>
                              <w:i/>
                              <w:sz w:val="18"/>
                            </w:rPr>
                            <w:t>.</w:t>
                          </w:r>
                        </w:p>
                      </w:txbxContent>
                    </v:textbox>
                  </v:rect>
                  <v:rect id="Rectangle 190" o:spid="_x0000_s1065" style="position:absolute;left:9320;top:-4819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9C1048" w:rsidRPr="00314C18" w:rsidRDefault="009C1048" w:rsidP="00314C18">
                          <w:pPr>
                            <w:rPr>
                              <w:rFonts w:asciiTheme="minorHAnsi" w:hAnsiTheme="minorHAnsi" w:cstheme="minorHAnsi"/>
                              <w:i/>
                            </w:rPr>
                          </w:pPr>
                          <w:r w:rsidRPr="00314C18">
                            <w:rPr>
                              <w:rFonts w:asciiTheme="minorHAnsi" w:hAnsiTheme="minorHAnsi" w:cstheme="minorHAnsi"/>
                              <w:i/>
                              <w:sz w:val="18"/>
                            </w:rPr>
                            <w:t>Митрохин М.А.</w:t>
                          </w:r>
                        </w:p>
                      </w:txbxContent>
                    </v:textbox>
                  </v:rect>
                </v:group>
                <v:line id="Line 191"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rect id="Rectangle 192" o:spid="_x0000_s1067" style="position:absolute;left:7891;top:18651;width:6292;height:1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9C1048" w:rsidRPr="00314C18" w:rsidRDefault="009C1048" w:rsidP="00314C18">
                        <w:pPr>
                          <w:spacing w:after="0"/>
                          <w:jc w:val="center"/>
                          <w:rPr>
                            <w:rFonts w:cs="Times New Roman"/>
                            <w:i/>
                            <w:sz w:val="24"/>
                          </w:rPr>
                        </w:pPr>
                        <w:r w:rsidRPr="00314C18">
                          <w:rPr>
                            <w:rFonts w:cs="Times New Roman"/>
                            <w:i/>
                            <w:sz w:val="24"/>
                          </w:rPr>
                          <w:t>Менеджер паролей</w:t>
                        </w:r>
                      </w:p>
                      <w:p w:rsidR="009C1048" w:rsidRPr="00314C18" w:rsidRDefault="009C1048" w:rsidP="00314C18">
                        <w:pPr>
                          <w:spacing w:after="0"/>
                          <w:jc w:val="center"/>
                          <w:rPr>
                            <w:rFonts w:cs="Times New Roman"/>
                            <w:i/>
                            <w:sz w:val="24"/>
                          </w:rPr>
                        </w:pPr>
                        <w:r w:rsidRPr="00314C18">
                          <w:rPr>
                            <w:rFonts w:cs="Times New Roman"/>
                            <w:i/>
                            <w:sz w:val="24"/>
                          </w:rPr>
                          <w:t>Пояснительная записка</w:t>
                        </w:r>
                      </w:p>
                    </w:txbxContent>
                  </v:textbox>
                </v:rect>
                <v:line id="Line 193"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194"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195"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rect id="Rectangle 196"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9C1048" w:rsidRDefault="009C1048" w:rsidP="00314C18">
                        <w:pPr>
                          <w:jc w:val="center"/>
                          <w:rPr>
                            <w:rFonts w:ascii="Journal" w:hAnsi="Journal"/>
                          </w:rPr>
                        </w:pPr>
                        <w:r>
                          <w:rPr>
                            <w:rFonts w:ascii="Journal Cyr" w:hAnsi="Journal Cyr"/>
                            <w:sz w:val="18"/>
                          </w:rPr>
                          <w:t>Лит.</w:t>
                        </w:r>
                      </w:p>
                    </w:txbxContent>
                  </v:textbox>
                </v:rect>
                <v:rect id="Rectangle 197"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9C1048" w:rsidRDefault="009C1048" w:rsidP="00314C18">
                        <w:pPr>
                          <w:jc w:val="center"/>
                          <w:rPr>
                            <w:rFonts w:ascii="Journal" w:hAnsi="Journal"/>
                          </w:rPr>
                        </w:pPr>
                        <w:r>
                          <w:rPr>
                            <w:rFonts w:ascii="Journal Cyr" w:hAnsi="Journal Cyr"/>
                            <w:sz w:val="18"/>
                          </w:rPr>
                          <w:t>Листов</w:t>
                        </w:r>
                      </w:p>
                    </w:txbxContent>
                  </v:textbox>
                </v:rect>
                <v:rect id="Rectangle 198"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9C1048" w:rsidRPr="00C37C53" w:rsidRDefault="009C1048" w:rsidP="00314C18">
                        <w:pPr>
                          <w:jc w:val="center"/>
                          <w:rPr>
                            <w:i/>
                            <w:sz w:val="18"/>
                          </w:rPr>
                        </w:pPr>
                        <w:r>
                          <w:rPr>
                            <w:i/>
                            <w:sz w:val="18"/>
                          </w:rPr>
                          <w:t>92</w:t>
                        </w:r>
                      </w:p>
                    </w:txbxContent>
                  </v:textbox>
                </v:rect>
                <v:line id="Line 199"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MRwwAAANsAAAAPAAAAZHJzL2Rvd25yZXYueG1sRI/dagIx&#10;FITvBd8hHKF3mrUU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37bjEcMAAADbAAAADwAA&#10;AAAAAAAAAAAAAAAHAgAAZHJzL2Rvd25yZXYueG1sUEsFBgAAAAADAAMAtwAAAPcCAAAAAA==&#10;" strokeweight="1pt"/>
                <v:line id="Line 200"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rect id="Rectangle 201" o:spid="_x0000_s1076" style="position:absolute;left:14295;top:18969;width:5609;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rsidR="009C1048" w:rsidRPr="000F25F6" w:rsidRDefault="009C1048" w:rsidP="00314C18">
                        <w:pPr>
                          <w:spacing w:after="0"/>
                          <w:jc w:val="center"/>
                          <w:rPr>
                            <w:i/>
                            <w:sz w:val="32"/>
                            <w:szCs w:val="32"/>
                          </w:rPr>
                        </w:pPr>
                        <w:r w:rsidRPr="000F25F6">
                          <w:rPr>
                            <w:i/>
                            <w:sz w:val="32"/>
                            <w:szCs w:val="32"/>
                          </w:rPr>
                          <w:t>ФВТ</w:t>
                        </w:r>
                        <w:r w:rsidRPr="005071E5">
                          <w:rPr>
                            <w:i/>
                            <w:sz w:val="32"/>
                            <w:szCs w:val="32"/>
                          </w:rPr>
                          <w:t xml:space="preserve">, </w:t>
                        </w:r>
                        <w:r w:rsidRPr="000F25F6">
                          <w:rPr>
                            <w:i/>
                            <w:sz w:val="32"/>
                            <w:szCs w:val="32"/>
                          </w:rPr>
                          <w:t>каф ВТ</w:t>
                        </w:r>
                      </w:p>
                      <w:p w:rsidR="009C1048" w:rsidRPr="000F25F6" w:rsidRDefault="009C1048" w:rsidP="00314C18">
                        <w:pPr>
                          <w:spacing w:after="0"/>
                          <w:jc w:val="center"/>
                          <w:rPr>
                            <w:i/>
                            <w:sz w:val="32"/>
                            <w:szCs w:val="32"/>
                          </w:rPr>
                        </w:pPr>
                        <w:r w:rsidRPr="000F25F6">
                          <w:rPr>
                            <w:i/>
                            <w:sz w:val="24"/>
                            <w:szCs w:val="24"/>
                          </w:rPr>
                          <w:t>гр. 1</w:t>
                        </w:r>
                        <w:r>
                          <w:rPr>
                            <w:i/>
                            <w:sz w:val="24"/>
                            <w:szCs w:val="24"/>
                          </w:rPr>
                          <w:t>9</w:t>
                        </w:r>
                        <w:r w:rsidRPr="000F25F6">
                          <w:rPr>
                            <w:i/>
                            <w:sz w:val="24"/>
                            <w:szCs w:val="24"/>
                          </w:rPr>
                          <w:t>ВВ</w:t>
                        </w:r>
                        <w:r>
                          <w:rPr>
                            <w:i/>
                            <w:sz w:val="24"/>
                            <w:szCs w:val="24"/>
                          </w:rPr>
                          <w:t>П1</w:t>
                        </w:r>
                      </w:p>
                      <w:p w:rsidR="009C1048" w:rsidRDefault="009C1048" w:rsidP="00314C18">
                        <w:pPr>
                          <w:jc w:val="center"/>
                          <w:rPr>
                            <w:i/>
                            <w:sz w:val="32"/>
                            <w:szCs w:val="32"/>
                          </w:rPr>
                        </w:pPr>
                        <w:r>
                          <w:rPr>
                            <w:i/>
                            <w:sz w:val="32"/>
                            <w:szCs w:val="32"/>
                          </w:rPr>
                          <w:t xml:space="preserve"> Гр </w:t>
                        </w:r>
                      </w:p>
                      <w:p w:rsidR="009C1048" w:rsidRDefault="009C1048" w:rsidP="00314C18">
                        <w:pPr>
                          <w:jc w:val="center"/>
                          <w:rPr>
                            <w:i/>
                            <w:sz w:val="32"/>
                            <w:szCs w:val="32"/>
                          </w:rPr>
                        </w:pPr>
                      </w:p>
                      <w:p w:rsidR="009C1048" w:rsidRDefault="009C1048" w:rsidP="00314C18">
                        <w:pPr>
                          <w:jc w:val="center"/>
                          <w:rPr>
                            <w:i/>
                            <w:sz w:val="32"/>
                            <w:szCs w:val="32"/>
                          </w:rPr>
                        </w:pPr>
                      </w:p>
                    </w:txbxContent>
                  </v:textbox>
                </v:rect>
                <w10:wrap anchorx="margin" anchory="page"/>
              </v:group>
            </w:pict>
          </mc:Fallback>
        </mc:AlternateContent>
      </w:r>
    </w:p>
    <w:p w:rsidR="00314C18" w:rsidRPr="00314C18" w:rsidRDefault="00314C18" w:rsidP="00314C18">
      <w:pPr>
        <w:spacing w:after="0" w:line="360" w:lineRule="auto"/>
        <w:ind w:right="282" w:firstLine="709"/>
        <w:jc w:val="center"/>
        <w:rPr>
          <w:rFonts w:cs="Times New Roman"/>
          <w:b/>
          <w:szCs w:val="28"/>
          <w:lang w:eastAsia="ru-RU"/>
        </w:rPr>
      </w:pPr>
      <w:r w:rsidRPr="00314C18">
        <w:rPr>
          <w:rFonts w:cs="Times New Roman"/>
          <w:b/>
          <w:szCs w:val="28"/>
          <w:lang w:eastAsia="ru-RU"/>
        </w:rPr>
        <w:t>Реферат</w:t>
      </w:r>
    </w:p>
    <w:p w:rsidR="00314C18" w:rsidRPr="00285FA9" w:rsidRDefault="00314C18" w:rsidP="00314C18">
      <w:pPr>
        <w:spacing w:after="0" w:line="360" w:lineRule="auto"/>
        <w:ind w:right="282" w:firstLine="709"/>
        <w:jc w:val="both"/>
        <w:rPr>
          <w:rFonts w:cs="Times New Roman"/>
          <w:szCs w:val="28"/>
          <w:lang w:eastAsia="ru-RU"/>
        </w:rPr>
      </w:pPr>
      <w:r w:rsidRPr="00285FA9">
        <w:rPr>
          <w:rFonts w:cs="Times New Roman"/>
          <w:szCs w:val="28"/>
          <w:lang w:eastAsia="ru-RU"/>
        </w:rPr>
        <w:t xml:space="preserve">Бакалаврская работа содержит </w:t>
      </w:r>
      <w:r w:rsidR="00CE20F6">
        <w:rPr>
          <w:rFonts w:cs="Times New Roman"/>
          <w:szCs w:val="28"/>
          <w:lang w:eastAsia="ru-RU"/>
        </w:rPr>
        <w:t>92</w:t>
      </w:r>
      <w:r w:rsidRPr="001E1D0E">
        <w:rPr>
          <w:rFonts w:cs="Times New Roman"/>
          <w:szCs w:val="28"/>
          <w:lang w:eastAsia="ru-RU"/>
        </w:rPr>
        <w:t xml:space="preserve"> </w:t>
      </w:r>
      <w:r w:rsidRPr="00285FA9">
        <w:rPr>
          <w:rFonts w:cs="Times New Roman"/>
          <w:szCs w:val="28"/>
          <w:lang w:eastAsia="ru-RU"/>
        </w:rPr>
        <w:t>лист</w:t>
      </w:r>
      <w:r w:rsidR="00CE20F6">
        <w:rPr>
          <w:rFonts w:cs="Times New Roman"/>
          <w:szCs w:val="28"/>
          <w:lang w:eastAsia="ru-RU"/>
        </w:rPr>
        <w:t>а</w:t>
      </w:r>
      <w:r w:rsidRPr="00285FA9">
        <w:rPr>
          <w:rFonts w:cs="Times New Roman"/>
          <w:szCs w:val="28"/>
          <w:lang w:eastAsia="ru-RU"/>
        </w:rPr>
        <w:t xml:space="preserve">, </w:t>
      </w:r>
      <w:r w:rsidR="00CE20F6">
        <w:rPr>
          <w:rFonts w:cs="Times New Roman"/>
          <w:szCs w:val="28"/>
          <w:lang w:eastAsia="ru-RU"/>
        </w:rPr>
        <w:t>24</w:t>
      </w:r>
      <w:r w:rsidRPr="001E1D0E">
        <w:rPr>
          <w:rFonts w:cs="Times New Roman"/>
          <w:szCs w:val="28"/>
          <w:lang w:eastAsia="ru-RU"/>
        </w:rPr>
        <w:t xml:space="preserve"> </w:t>
      </w:r>
      <w:r>
        <w:rPr>
          <w:rFonts w:cs="Times New Roman"/>
          <w:szCs w:val="28"/>
          <w:lang w:eastAsia="ru-RU"/>
        </w:rPr>
        <w:t>рисунк</w:t>
      </w:r>
      <w:r w:rsidR="00CE20F6">
        <w:rPr>
          <w:rFonts w:cs="Times New Roman"/>
          <w:szCs w:val="28"/>
          <w:lang w:eastAsia="ru-RU"/>
        </w:rPr>
        <w:t>а</w:t>
      </w:r>
      <w:r w:rsidRPr="00285FA9">
        <w:rPr>
          <w:rFonts w:cs="Times New Roman"/>
          <w:szCs w:val="28"/>
          <w:lang w:eastAsia="ru-RU"/>
        </w:rPr>
        <w:t xml:space="preserve"> </w:t>
      </w:r>
      <w:r w:rsidRPr="001E1D0E">
        <w:rPr>
          <w:rFonts w:cs="Times New Roman"/>
          <w:szCs w:val="28"/>
          <w:lang w:eastAsia="ru-RU"/>
        </w:rPr>
        <w:t>1</w:t>
      </w:r>
      <w:r w:rsidRPr="00285FA9">
        <w:rPr>
          <w:rFonts w:cs="Times New Roman"/>
          <w:szCs w:val="28"/>
          <w:lang w:eastAsia="ru-RU"/>
        </w:rPr>
        <w:t xml:space="preserve"> таблиц</w:t>
      </w:r>
      <w:r w:rsidR="00CE20F6">
        <w:rPr>
          <w:rFonts w:cs="Times New Roman"/>
          <w:szCs w:val="28"/>
          <w:lang w:eastAsia="ru-RU"/>
        </w:rPr>
        <w:t>у, 4 источника</w:t>
      </w:r>
      <w:r w:rsidRPr="00285FA9">
        <w:rPr>
          <w:rFonts w:cs="Times New Roman"/>
          <w:szCs w:val="28"/>
          <w:lang w:eastAsia="ru-RU"/>
        </w:rPr>
        <w:t xml:space="preserve">, </w:t>
      </w:r>
      <w:r w:rsidR="00CE20F6">
        <w:rPr>
          <w:rFonts w:cs="Times New Roman"/>
          <w:szCs w:val="28"/>
          <w:lang w:eastAsia="ru-RU"/>
        </w:rPr>
        <w:t>3 приложения</w:t>
      </w:r>
      <w:r w:rsidRPr="00285FA9">
        <w:rPr>
          <w:rFonts w:cs="Times New Roman"/>
          <w:szCs w:val="28"/>
          <w:lang w:eastAsia="ru-RU"/>
        </w:rPr>
        <w:t>.</w:t>
      </w:r>
    </w:p>
    <w:p w:rsidR="00314C18" w:rsidRDefault="00314C18" w:rsidP="00314C18">
      <w:pPr>
        <w:spacing w:after="0" w:line="360" w:lineRule="auto"/>
        <w:ind w:right="282" w:firstLine="709"/>
        <w:jc w:val="both"/>
        <w:rPr>
          <w:rFonts w:cs="Times New Roman"/>
          <w:szCs w:val="28"/>
          <w:lang w:eastAsia="ru-RU"/>
        </w:rPr>
      </w:pPr>
      <w:r w:rsidRPr="00746625">
        <w:rPr>
          <w:rFonts w:cs="Times New Roman"/>
          <w:szCs w:val="28"/>
          <w:lang w:eastAsia="ru-RU"/>
        </w:rPr>
        <w:t> </w:t>
      </w:r>
      <w:r w:rsidR="009C1048">
        <w:rPr>
          <w:rFonts w:cs="Times New Roman"/>
          <w:szCs w:val="28"/>
          <w:lang w:eastAsia="ru-RU"/>
        </w:rPr>
        <w:t>МЕНЕДЖЕР ПАРОЛЕЙ</w:t>
      </w:r>
      <w:r w:rsidRPr="00746625">
        <w:rPr>
          <w:rFonts w:cs="Times New Roman"/>
          <w:szCs w:val="28"/>
          <w:lang w:eastAsia="ru-RU"/>
        </w:rPr>
        <w:t xml:space="preserve">, </w:t>
      </w:r>
      <w:r w:rsidR="009C1048">
        <w:rPr>
          <w:rFonts w:cs="Times New Roman"/>
          <w:szCs w:val="28"/>
          <w:lang w:eastAsia="ru-RU"/>
        </w:rPr>
        <w:t>ШИФРОВАНИЕ</w:t>
      </w:r>
      <w:r w:rsidRPr="00746625">
        <w:rPr>
          <w:rFonts w:cs="Times New Roman"/>
          <w:szCs w:val="28"/>
          <w:lang w:eastAsia="ru-RU"/>
        </w:rPr>
        <w:t xml:space="preserve">, </w:t>
      </w:r>
      <w:r w:rsidR="009C1048">
        <w:rPr>
          <w:rFonts w:cs="Times New Roman"/>
          <w:szCs w:val="28"/>
          <w:lang w:val="en-US" w:eastAsia="ru-RU"/>
        </w:rPr>
        <w:t>JSON</w:t>
      </w:r>
      <w:r w:rsidRPr="00746625">
        <w:rPr>
          <w:rFonts w:cs="Times New Roman"/>
          <w:szCs w:val="28"/>
          <w:lang w:eastAsia="ru-RU"/>
        </w:rPr>
        <w:t xml:space="preserve">, </w:t>
      </w:r>
      <w:r w:rsidR="009C1048">
        <w:rPr>
          <w:rFonts w:cs="Times New Roman"/>
          <w:szCs w:val="28"/>
          <w:lang w:val="en-US" w:eastAsia="ru-RU"/>
        </w:rPr>
        <w:t>WINDOWS</w:t>
      </w:r>
      <w:r w:rsidR="009C1048" w:rsidRPr="009C1048">
        <w:rPr>
          <w:rFonts w:cs="Times New Roman"/>
          <w:szCs w:val="28"/>
          <w:lang w:eastAsia="ru-RU"/>
        </w:rPr>
        <w:t xml:space="preserve"> </w:t>
      </w:r>
      <w:r w:rsidR="009C1048">
        <w:rPr>
          <w:rFonts w:cs="Times New Roman"/>
          <w:szCs w:val="28"/>
          <w:lang w:val="en-US" w:eastAsia="ru-RU"/>
        </w:rPr>
        <w:t>FORMS</w:t>
      </w:r>
      <w:r>
        <w:rPr>
          <w:rFonts w:cs="Times New Roman"/>
          <w:szCs w:val="28"/>
          <w:lang w:eastAsia="ru-RU"/>
        </w:rPr>
        <w:t>.</w:t>
      </w:r>
    </w:p>
    <w:p w:rsidR="00314C18" w:rsidRDefault="00314C18" w:rsidP="00314C18">
      <w:pPr>
        <w:spacing w:after="0" w:line="360" w:lineRule="auto"/>
        <w:ind w:right="282" w:firstLine="709"/>
        <w:jc w:val="both"/>
        <w:rPr>
          <w:rFonts w:cs="Times New Roman"/>
          <w:szCs w:val="28"/>
          <w:lang w:eastAsia="ru-RU"/>
        </w:rPr>
      </w:pPr>
      <w:r w:rsidRPr="00956CD8">
        <w:rPr>
          <w:rFonts w:cs="Times New Roman"/>
          <w:szCs w:val="28"/>
          <w:lang w:eastAsia="ru-RU"/>
        </w:rPr>
        <w:t xml:space="preserve">Цель работы – </w:t>
      </w:r>
      <w:r w:rsidR="009C1048" w:rsidRPr="00956CD8">
        <w:rPr>
          <w:rFonts w:cs="Times New Roman"/>
          <w:szCs w:val="28"/>
          <w:lang w:eastAsia="ru-RU"/>
        </w:rPr>
        <w:t xml:space="preserve">разработать </w:t>
      </w:r>
      <w:r w:rsidR="009C1048">
        <w:rPr>
          <w:rFonts w:cs="Times New Roman"/>
          <w:szCs w:val="28"/>
          <w:lang w:eastAsia="ru-RU"/>
        </w:rPr>
        <w:t>программу</w:t>
      </w:r>
      <w:r>
        <w:rPr>
          <w:rFonts w:cs="Times New Roman"/>
          <w:szCs w:val="28"/>
          <w:lang w:eastAsia="ru-RU"/>
        </w:rPr>
        <w:t>, позволяющую безопасно хранить пароли.</w:t>
      </w:r>
    </w:p>
    <w:p w:rsidR="00314C18" w:rsidRPr="00D36259" w:rsidRDefault="00314C18" w:rsidP="00314C18">
      <w:pPr>
        <w:spacing w:after="0" w:line="360" w:lineRule="auto"/>
        <w:ind w:firstLine="709"/>
        <w:jc w:val="both"/>
        <w:rPr>
          <w:rFonts w:cs="Times New Roman"/>
          <w:szCs w:val="28"/>
          <w:lang w:eastAsia="ru-RU"/>
        </w:rPr>
      </w:pPr>
      <w:r>
        <w:rPr>
          <w:rFonts w:cs="Times New Roman"/>
          <w:szCs w:val="28"/>
          <w:lang w:eastAsia="ru-RU"/>
        </w:rPr>
        <w:t xml:space="preserve">Объектом разработки является </w:t>
      </w:r>
      <w:r w:rsidR="009C1048" w:rsidRPr="00D36259">
        <w:rPr>
          <w:rFonts w:cs="Times New Roman"/>
          <w:szCs w:val="28"/>
          <w:lang w:eastAsia="ru-RU"/>
        </w:rPr>
        <w:t>приложение,</w:t>
      </w:r>
      <w:r>
        <w:rPr>
          <w:rFonts w:cs="Times New Roman"/>
          <w:szCs w:val="28"/>
          <w:lang w:eastAsia="ru-RU"/>
        </w:rPr>
        <w:t xml:space="preserve"> позволяющее экспортировать, импортировать и изменять базу паролей</w:t>
      </w:r>
      <w:r w:rsidRPr="00746625">
        <w:rPr>
          <w:rFonts w:cs="Times New Roman"/>
          <w:szCs w:val="28"/>
          <w:lang w:eastAsia="ru-RU"/>
        </w:rPr>
        <w:t xml:space="preserve">. </w:t>
      </w:r>
      <w:r>
        <w:rPr>
          <w:rFonts w:cs="Times New Roman"/>
          <w:szCs w:val="28"/>
          <w:lang w:eastAsia="ru-RU"/>
        </w:rPr>
        <w:t>Приложение должно обладать графическ</w:t>
      </w:r>
      <w:r w:rsidR="009C1048">
        <w:rPr>
          <w:rFonts w:cs="Times New Roman"/>
          <w:szCs w:val="28"/>
          <w:lang w:eastAsia="ru-RU"/>
        </w:rPr>
        <w:t xml:space="preserve">им пользовательским интерфейсом, иметь возможность </w:t>
      </w:r>
      <w:r w:rsidR="00CE20F6">
        <w:rPr>
          <w:rFonts w:cs="Times New Roman"/>
          <w:szCs w:val="28"/>
          <w:lang w:eastAsia="ru-RU"/>
        </w:rPr>
        <w:t>объединять</w:t>
      </w:r>
      <w:r w:rsidR="009C1048">
        <w:rPr>
          <w:rFonts w:cs="Times New Roman"/>
          <w:szCs w:val="28"/>
          <w:lang w:eastAsia="ru-RU"/>
        </w:rPr>
        <w:t xml:space="preserve"> пароли в группы, сохранять пароли в зашифрованный файл, экспортировать зашифрованные файлы и дешифровать их, а также генерировать новые пароли.</w:t>
      </w:r>
    </w:p>
    <w:p w:rsidR="00314C18" w:rsidRPr="00191CC2" w:rsidRDefault="00314C18" w:rsidP="00314C18">
      <w:pPr>
        <w:spacing w:after="0" w:line="360" w:lineRule="auto"/>
        <w:ind w:firstLine="709"/>
        <w:jc w:val="both"/>
        <w:rPr>
          <w:rFonts w:cs="Times New Roman"/>
          <w:szCs w:val="28"/>
          <w:lang w:eastAsia="ru-RU"/>
        </w:rPr>
      </w:pPr>
      <w:r w:rsidRPr="00746625">
        <w:rPr>
          <w:rFonts w:cs="Times New Roman"/>
          <w:szCs w:val="28"/>
          <w:lang w:eastAsia="ru-RU"/>
        </w:rPr>
        <w:t>Разработка проводилась в среде программирования Visual Studio 20</w:t>
      </w:r>
      <w:r>
        <w:rPr>
          <w:rFonts w:cs="Times New Roman"/>
          <w:szCs w:val="28"/>
          <w:lang w:eastAsia="ru-RU"/>
        </w:rPr>
        <w:t>22</w:t>
      </w:r>
      <w:r w:rsidRPr="00746625">
        <w:rPr>
          <w:rFonts w:cs="Times New Roman"/>
          <w:szCs w:val="28"/>
          <w:lang w:eastAsia="ru-RU"/>
        </w:rPr>
        <w:t>. В качестве языка программирования был выбран C#.</w:t>
      </w:r>
    </w:p>
    <w:p w:rsidR="00314C18" w:rsidRPr="00746625" w:rsidRDefault="00314C18" w:rsidP="00314C18">
      <w:pPr>
        <w:spacing w:after="0" w:line="360" w:lineRule="auto"/>
        <w:ind w:firstLine="709"/>
        <w:jc w:val="both"/>
        <w:rPr>
          <w:rFonts w:cs="Times New Roman"/>
          <w:szCs w:val="28"/>
          <w:lang w:eastAsia="ru-RU"/>
        </w:rPr>
      </w:pPr>
      <w:r w:rsidRPr="00960F1F">
        <w:rPr>
          <w:rFonts w:eastAsia="Times New Roman" w:cs="Times New Roman"/>
          <w:bCs/>
          <w:szCs w:val="28"/>
          <w:lang w:eastAsia="ru-RU"/>
        </w:rPr>
        <w:t xml:space="preserve">В результате проведенной работы разработано приложение, удовлетворяющее поставленной задаче, а именно: </w:t>
      </w:r>
      <w:r>
        <w:rPr>
          <w:rFonts w:eastAsia="Times New Roman" w:cs="Times New Roman"/>
          <w:bCs/>
          <w:szCs w:val="28"/>
          <w:lang w:eastAsia="ru-RU"/>
        </w:rPr>
        <w:t xml:space="preserve">удобный пользовательский интерфейс, возможность редактирования паролей, импорт и экспорт </w:t>
      </w:r>
      <w:r w:rsidR="009C1048">
        <w:rPr>
          <w:rFonts w:eastAsia="Times New Roman" w:cs="Times New Roman"/>
          <w:bCs/>
          <w:szCs w:val="28"/>
          <w:lang w:eastAsia="ru-RU"/>
        </w:rPr>
        <w:t xml:space="preserve">базы </w:t>
      </w:r>
      <w:r>
        <w:rPr>
          <w:rFonts w:eastAsia="Times New Roman" w:cs="Times New Roman"/>
          <w:bCs/>
          <w:szCs w:val="28"/>
          <w:lang w:eastAsia="ru-RU"/>
        </w:rPr>
        <w:t>паролей в файл</w:t>
      </w:r>
      <w:r w:rsidR="009C1048">
        <w:rPr>
          <w:rFonts w:eastAsia="Times New Roman" w:cs="Times New Roman"/>
          <w:bCs/>
          <w:szCs w:val="28"/>
          <w:lang w:eastAsia="ru-RU"/>
        </w:rPr>
        <w:t>, шифрование и дешифрация файла, генерация новых паролей</w:t>
      </w:r>
      <w:r>
        <w:rPr>
          <w:rFonts w:eastAsia="Times New Roman" w:cs="Times New Roman"/>
          <w:bCs/>
          <w:szCs w:val="28"/>
          <w:lang w:eastAsia="ru-RU"/>
        </w:rPr>
        <w:t>.</w:t>
      </w:r>
    </w:p>
    <w:p w:rsidR="004C2C65" w:rsidRDefault="004C2C65">
      <w:pPr>
        <w:spacing w:after="160" w:line="259" w:lineRule="auto"/>
        <w:rPr>
          <w:rFonts w:cs="Times New Roman"/>
          <w:b/>
          <w:bCs/>
          <w:sz w:val="24"/>
          <w:szCs w:val="24"/>
        </w:rPr>
        <w:sectPr w:rsidR="004C2C65" w:rsidSect="00314C18">
          <w:pgSz w:w="11906" w:h="16838" w:code="9"/>
          <w:pgMar w:top="568" w:right="566" w:bottom="2127" w:left="1418" w:header="709" w:footer="720" w:gutter="0"/>
          <w:cols w:space="720"/>
          <w:docGrid w:linePitch="381"/>
        </w:sectPr>
      </w:pPr>
    </w:p>
    <w:p w:rsidR="007056FB" w:rsidRPr="007056FB" w:rsidRDefault="007056FB" w:rsidP="007056FB">
      <w:pPr>
        <w:pStyle w:val="21"/>
        <w:jc w:val="center"/>
        <w:rPr>
          <w:sz w:val="28"/>
        </w:rPr>
      </w:pPr>
      <w:r w:rsidRPr="007056FB">
        <w:rPr>
          <w:sz w:val="28"/>
        </w:rPr>
        <w:lastRenderedPageBreak/>
        <w:t>Содержание</w:t>
      </w:r>
    </w:p>
    <w:p w:rsidR="007056FB" w:rsidRPr="007056FB" w:rsidRDefault="007056FB" w:rsidP="007056FB">
      <w:pPr>
        <w:pStyle w:val="13"/>
        <w:tabs>
          <w:tab w:val="clear" w:pos="9498"/>
          <w:tab w:val="right" w:leader="dot" w:pos="9639"/>
        </w:tabs>
        <w:rPr>
          <w:rFonts w:ascii="Times New Roman" w:hAnsi="Times New Roman"/>
          <w:noProof/>
          <w:sz w:val="28"/>
          <w:szCs w:val="28"/>
          <w:lang w:val="en-US" w:eastAsia="en-US"/>
        </w:rPr>
      </w:pPr>
      <w:r>
        <w:rPr>
          <w:bCs/>
          <w:szCs w:val="28"/>
        </w:rPr>
        <w:fldChar w:fldCharType="begin"/>
      </w:r>
      <w:r>
        <w:rPr>
          <w:bCs/>
          <w:szCs w:val="28"/>
        </w:rPr>
        <w:instrText xml:space="preserve"> TOC \o "1-1" \h \z \t "Заголовок 2,1,Заголовок 3,3,Заголовок ПЗ,1,Заголовок 1 ПЗ,1,Заголовок 11 ПЗ,2,Заголовок 111 ПЗ,3,Заголовок 2 Пз,1,Заголовок,1" </w:instrText>
      </w:r>
      <w:r>
        <w:rPr>
          <w:bCs/>
          <w:szCs w:val="28"/>
        </w:rPr>
        <w:fldChar w:fldCharType="separate"/>
      </w:r>
      <w:hyperlink w:anchor="_Toc136287491" w:history="1">
        <w:r w:rsidRPr="007056FB">
          <w:rPr>
            <w:rStyle w:val="ae"/>
            <w:rFonts w:ascii="Times New Roman" w:hAnsi="Times New Roman"/>
            <w:noProof/>
            <w:sz w:val="28"/>
            <w:szCs w:val="28"/>
          </w:rPr>
          <w:t>Перечень сокращений и обозначений</w:t>
        </w:r>
        <w:r w:rsidRPr="007056FB">
          <w:rPr>
            <w:rFonts w:ascii="Times New Roman" w:hAnsi="Times New Roman"/>
            <w:noProof/>
            <w:webHidden/>
            <w:sz w:val="28"/>
            <w:szCs w:val="28"/>
          </w:rPr>
          <w:tab/>
        </w:r>
        <w:r w:rsidRPr="007056FB">
          <w:rPr>
            <w:rFonts w:ascii="Times New Roman" w:hAnsi="Times New Roman"/>
            <w:noProof/>
            <w:webHidden/>
            <w:sz w:val="28"/>
            <w:szCs w:val="28"/>
          </w:rPr>
          <w:fldChar w:fldCharType="begin"/>
        </w:r>
        <w:r w:rsidRPr="007056FB">
          <w:rPr>
            <w:rFonts w:ascii="Times New Roman" w:hAnsi="Times New Roman"/>
            <w:noProof/>
            <w:webHidden/>
            <w:sz w:val="28"/>
            <w:szCs w:val="28"/>
          </w:rPr>
          <w:instrText xml:space="preserve"> PAGEREF _Toc136287491 \h </w:instrText>
        </w:r>
        <w:r w:rsidRPr="007056FB">
          <w:rPr>
            <w:rFonts w:ascii="Times New Roman" w:hAnsi="Times New Roman"/>
            <w:noProof/>
            <w:webHidden/>
            <w:sz w:val="28"/>
            <w:szCs w:val="28"/>
          </w:rPr>
        </w:r>
        <w:r w:rsidRPr="007056FB">
          <w:rPr>
            <w:rFonts w:ascii="Times New Roman" w:hAnsi="Times New Roman"/>
            <w:noProof/>
            <w:webHidden/>
            <w:sz w:val="28"/>
            <w:szCs w:val="28"/>
          </w:rPr>
          <w:fldChar w:fldCharType="separate"/>
        </w:r>
        <w:r w:rsidR="00CE20F6">
          <w:rPr>
            <w:rFonts w:ascii="Times New Roman" w:hAnsi="Times New Roman"/>
            <w:noProof/>
            <w:webHidden/>
            <w:sz w:val="28"/>
            <w:szCs w:val="28"/>
          </w:rPr>
          <w:t>7</w:t>
        </w:r>
        <w:r w:rsidRPr="007056FB">
          <w:rPr>
            <w:rFonts w:ascii="Times New Roman" w:hAnsi="Times New Roman"/>
            <w:noProof/>
            <w:webHidden/>
            <w:sz w:val="28"/>
            <w:szCs w:val="28"/>
          </w:rPr>
          <w:fldChar w:fldCharType="end"/>
        </w:r>
      </w:hyperlink>
    </w:p>
    <w:p w:rsidR="007056FB" w:rsidRPr="007056FB" w:rsidRDefault="00247DF0" w:rsidP="007056FB">
      <w:pPr>
        <w:pStyle w:val="13"/>
        <w:tabs>
          <w:tab w:val="clear" w:pos="9498"/>
          <w:tab w:val="right" w:leader="dot" w:pos="9639"/>
        </w:tabs>
        <w:rPr>
          <w:rFonts w:ascii="Times New Roman" w:hAnsi="Times New Roman"/>
          <w:noProof/>
          <w:sz w:val="28"/>
          <w:szCs w:val="28"/>
          <w:lang w:val="en-US" w:eastAsia="en-US"/>
        </w:rPr>
      </w:pPr>
      <w:hyperlink w:anchor="_Toc136287492" w:history="1">
        <w:r w:rsidR="007056FB" w:rsidRPr="007056FB">
          <w:rPr>
            <w:rStyle w:val="ae"/>
            <w:rFonts w:ascii="Times New Roman" w:hAnsi="Times New Roman"/>
            <w:noProof/>
            <w:sz w:val="28"/>
            <w:szCs w:val="28"/>
          </w:rPr>
          <w:t>Введение</w:t>
        </w:r>
        <w:r w:rsidR="007056FB" w:rsidRPr="007056FB">
          <w:rPr>
            <w:rFonts w:ascii="Times New Roman" w:hAnsi="Times New Roman"/>
            <w:noProof/>
            <w:webHidden/>
            <w:sz w:val="28"/>
            <w:szCs w:val="28"/>
          </w:rPr>
          <w:tab/>
        </w:r>
        <w:r w:rsidR="007056FB" w:rsidRPr="007056FB">
          <w:rPr>
            <w:rFonts w:ascii="Times New Roman" w:hAnsi="Times New Roman"/>
            <w:noProof/>
            <w:webHidden/>
            <w:sz w:val="28"/>
            <w:szCs w:val="28"/>
          </w:rPr>
          <w:fldChar w:fldCharType="begin"/>
        </w:r>
        <w:r w:rsidR="007056FB" w:rsidRPr="007056FB">
          <w:rPr>
            <w:rFonts w:ascii="Times New Roman" w:hAnsi="Times New Roman"/>
            <w:noProof/>
            <w:webHidden/>
            <w:sz w:val="28"/>
            <w:szCs w:val="28"/>
          </w:rPr>
          <w:instrText xml:space="preserve"> PAGEREF _Toc136287492 \h </w:instrText>
        </w:r>
        <w:r w:rsidR="007056FB" w:rsidRPr="007056FB">
          <w:rPr>
            <w:rFonts w:ascii="Times New Roman" w:hAnsi="Times New Roman"/>
            <w:noProof/>
            <w:webHidden/>
            <w:sz w:val="28"/>
            <w:szCs w:val="28"/>
          </w:rPr>
        </w:r>
        <w:r w:rsidR="007056FB" w:rsidRPr="007056FB">
          <w:rPr>
            <w:rFonts w:ascii="Times New Roman" w:hAnsi="Times New Roman"/>
            <w:noProof/>
            <w:webHidden/>
            <w:sz w:val="28"/>
            <w:szCs w:val="28"/>
          </w:rPr>
          <w:fldChar w:fldCharType="separate"/>
        </w:r>
        <w:r w:rsidR="00CE20F6">
          <w:rPr>
            <w:rFonts w:ascii="Times New Roman" w:hAnsi="Times New Roman"/>
            <w:noProof/>
            <w:webHidden/>
            <w:sz w:val="28"/>
            <w:szCs w:val="28"/>
          </w:rPr>
          <w:t>8</w:t>
        </w:r>
        <w:r w:rsidR="007056FB" w:rsidRPr="007056FB">
          <w:rPr>
            <w:rFonts w:ascii="Times New Roman" w:hAnsi="Times New Roman"/>
            <w:noProof/>
            <w:webHidden/>
            <w:sz w:val="28"/>
            <w:szCs w:val="28"/>
          </w:rPr>
          <w:fldChar w:fldCharType="end"/>
        </w:r>
      </w:hyperlink>
    </w:p>
    <w:p w:rsidR="007056FB" w:rsidRPr="007056FB" w:rsidRDefault="00247DF0" w:rsidP="007056FB">
      <w:pPr>
        <w:pStyle w:val="13"/>
        <w:tabs>
          <w:tab w:val="clear" w:pos="9498"/>
          <w:tab w:val="right" w:leader="dot" w:pos="9639"/>
        </w:tabs>
        <w:rPr>
          <w:rFonts w:ascii="Times New Roman" w:hAnsi="Times New Roman"/>
          <w:noProof/>
          <w:sz w:val="28"/>
          <w:szCs w:val="28"/>
          <w:lang w:val="en-US" w:eastAsia="en-US"/>
        </w:rPr>
      </w:pPr>
      <w:hyperlink w:anchor="_Toc136287493" w:history="1">
        <w:r w:rsidR="007056FB" w:rsidRPr="007056FB">
          <w:rPr>
            <w:rStyle w:val="ae"/>
            <w:rFonts w:ascii="Times New Roman" w:hAnsi="Times New Roman"/>
            <w:noProof/>
            <w:sz w:val="28"/>
            <w:szCs w:val="28"/>
          </w:rPr>
          <w:t>1 Менеджер паролей</w:t>
        </w:r>
        <w:r w:rsidR="007056FB" w:rsidRPr="007056FB">
          <w:rPr>
            <w:rFonts w:ascii="Times New Roman" w:hAnsi="Times New Roman"/>
            <w:noProof/>
            <w:webHidden/>
            <w:sz w:val="28"/>
            <w:szCs w:val="28"/>
          </w:rPr>
          <w:tab/>
        </w:r>
        <w:r w:rsidR="007056FB" w:rsidRPr="007056FB">
          <w:rPr>
            <w:rFonts w:ascii="Times New Roman" w:hAnsi="Times New Roman"/>
            <w:noProof/>
            <w:webHidden/>
            <w:sz w:val="28"/>
            <w:szCs w:val="28"/>
          </w:rPr>
          <w:fldChar w:fldCharType="begin"/>
        </w:r>
        <w:r w:rsidR="007056FB" w:rsidRPr="007056FB">
          <w:rPr>
            <w:rFonts w:ascii="Times New Roman" w:hAnsi="Times New Roman"/>
            <w:noProof/>
            <w:webHidden/>
            <w:sz w:val="28"/>
            <w:szCs w:val="28"/>
          </w:rPr>
          <w:instrText xml:space="preserve"> PAGEREF _Toc136287493 \h </w:instrText>
        </w:r>
        <w:r w:rsidR="007056FB" w:rsidRPr="007056FB">
          <w:rPr>
            <w:rFonts w:ascii="Times New Roman" w:hAnsi="Times New Roman"/>
            <w:noProof/>
            <w:webHidden/>
            <w:sz w:val="28"/>
            <w:szCs w:val="28"/>
          </w:rPr>
        </w:r>
        <w:r w:rsidR="007056FB" w:rsidRPr="007056FB">
          <w:rPr>
            <w:rFonts w:ascii="Times New Roman" w:hAnsi="Times New Roman"/>
            <w:noProof/>
            <w:webHidden/>
            <w:sz w:val="28"/>
            <w:szCs w:val="28"/>
          </w:rPr>
          <w:fldChar w:fldCharType="separate"/>
        </w:r>
        <w:r w:rsidR="00CE20F6">
          <w:rPr>
            <w:rFonts w:ascii="Times New Roman" w:hAnsi="Times New Roman"/>
            <w:noProof/>
            <w:webHidden/>
            <w:sz w:val="28"/>
            <w:szCs w:val="28"/>
          </w:rPr>
          <w:t>10</w:t>
        </w:r>
        <w:r w:rsidR="007056FB" w:rsidRPr="007056FB">
          <w:rPr>
            <w:rFonts w:ascii="Times New Roman" w:hAnsi="Times New Roman"/>
            <w:noProof/>
            <w:webHidden/>
            <w:sz w:val="28"/>
            <w:szCs w:val="28"/>
          </w:rPr>
          <w:fldChar w:fldCharType="end"/>
        </w:r>
      </w:hyperlink>
    </w:p>
    <w:p w:rsidR="007056FB" w:rsidRPr="007056FB" w:rsidRDefault="00247DF0" w:rsidP="007056FB">
      <w:pPr>
        <w:pStyle w:val="23"/>
        <w:rPr>
          <w:rFonts w:eastAsiaTheme="minorEastAsia"/>
          <w:noProof/>
          <w:lang w:val="en-US"/>
        </w:rPr>
      </w:pPr>
      <w:hyperlink w:anchor="_Toc136287494" w:history="1">
        <w:r w:rsidR="007056FB" w:rsidRPr="007056FB">
          <w:rPr>
            <w:rStyle w:val="ae"/>
            <w:rFonts w:cs="Times New Roman"/>
            <w:noProof/>
            <w:szCs w:val="28"/>
          </w:rPr>
          <w:t>1.1 Анализ существующих аналогов</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_Toc136287494 \h </w:instrText>
        </w:r>
        <w:r w:rsidR="007056FB" w:rsidRPr="007056FB">
          <w:rPr>
            <w:noProof/>
            <w:webHidden/>
          </w:rPr>
        </w:r>
        <w:r w:rsidR="007056FB" w:rsidRPr="007056FB">
          <w:rPr>
            <w:noProof/>
            <w:webHidden/>
          </w:rPr>
          <w:fldChar w:fldCharType="separate"/>
        </w:r>
        <w:r w:rsidR="00CE20F6">
          <w:rPr>
            <w:noProof/>
            <w:webHidden/>
          </w:rPr>
          <w:t>12</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495" w:history="1">
        <w:r w:rsidR="007056FB" w:rsidRPr="007056FB">
          <w:rPr>
            <w:rStyle w:val="ae"/>
            <w:rFonts w:cs="Times New Roman"/>
            <w:noProof/>
            <w:szCs w:val="28"/>
          </w:rPr>
          <w:t>1.1.1 Менеджер паролей «</w:t>
        </w:r>
        <w:r w:rsidR="007056FB" w:rsidRPr="007056FB">
          <w:rPr>
            <w:rStyle w:val="ae"/>
            <w:rFonts w:cs="Times New Roman"/>
            <w:noProof/>
            <w:szCs w:val="28"/>
            <w:lang w:val="en-US"/>
          </w:rPr>
          <w:t>KeePass</w:t>
        </w:r>
        <w:r w:rsidR="007056FB" w:rsidRPr="007056FB">
          <w:rPr>
            <w:rStyle w:val="ae"/>
            <w:rFonts w:cs="Times New Roman"/>
            <w:noProof/>
            <w:szCs w:val="28"/>
          </w:rPr>
          <w:t>»</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_Toc136287495 \h </w:instrText>
        </w:r>
        <w:r w:rsidR="007056FB" w:rsidRPr="007056FB">
          <w:rPr>
            <w:noProof/>
            <w:webHidden/>
          </w:rPr>
        </w:r>
        <w:r w:rsidR="007056FB" w:rsidRPr="007056FB">
          <w:rPr>
            <w:noProof/>
            <w:webHidden/>
          </w:rPr>
          <w:fldChar w:fldCharType="separate"/>
        </w:r>
        <w:r w:rsidR="00CE20F6">
          <w:rPr>
            <w:noProof/>
            <w:webHidden/>
          </w:rPr>
          <w:t>13</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496" w:history="1">
        <w:r w:rsidR="007056FB" w:rsidRPr="007056FB">
          <w:rPr>
            <w:rStyle w:val="ae"/>
            <w:rFonts w:cs="Times New Roman"/>
            <w:noProof/>
            <w:szCs w:val="28"/>
          </w:rPr>
          <w:t>1.1.2 Менеджер паролей «</w:t>
        </w:r>
        <w:r w:rsidR="007056FB" w:rsidRPr="007056FB">
          <w:rPr>
            <w:rStyle w:val="ae"/>
            <w:rFonts w:cs="Times New Roman"/>
            <w:noProof/>
            <w:szCs w:val="28"/>
            <w:lang w:val="en-US"/>
          </w:rPr>
          <w:t>Pass</w:t>
        </w:r>
        <w:r w:rsidR="007056FB" w:rsidRPr="007056FB">
          <w:rPr>
            <w:rStyle w:val="ae"/>
            <w:rFonts w:cs="Times New Roman"/>
            <w:noProof/>
            <w:szCs w:val="28"/>
          </w:rPr>
          <w:t>»</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_Toc136287496 \h </w:instrText>
        </w:r>
        <w:r w:rsidR="007056FB" w:rsidRPr="007056FB">
          <w:rPr>
            <w:noProof/>
            <w:webHidden/>
          </w:rPr>
        </w:r>
        <w:r w:rsidR="007056FB" w:rsidRPr="007056FB">
          <w:rPr>
            <w:noProof/>
            <w:webHidden/>
          </w:rPr>
          <w:fldChar w:fldCharType="separate"/>
        </w:r>
        <w:r w:rsidR="00CE20F6">
          <w:rPr>
            <w:noProof/>
            <w:webHidden/>
          </w:rPr>
          <w:t>14</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497" w:history="1">
        <w:r w:rsidR="007056FB" w:rsidRPr="007056FB">
          <w:rPr>
            <w:rStyle w:val="ae"/>
            <w:rFonts w:cs="Times New Roman"/>
            <w:noProof/>
            <w:szCs w:val="28"/>
          </w:rPr>
          <w:t>1.1.3 Менеджер паролей Dashlane</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_Toc136287497 \h </w:instrText>
        </w:r>
        <w:r w:rsidR="007056FB" w:rsidRPr="007056FB">
          <w:rPr>
            <w:noProof/>
            <w:webHidden/>
          </w:rPr>
        </w:r>
        <w:r w:rsidR="007056FB" w:rsidRPr="007056FB">
          <w:rPr>
            <w:noProof/>
            <w:webHidden/>
          </w:rPr>
          <w:fldChar w:fldCharType="separate"/>
        </w:r>
        <w:r w:rsidR="00CE20F6">
          <w:rPr>
            <w:noProof/>
            <w:webHidden/>
          </w:rPr>
          <w:t>15</w:t>
        </w:r>
        <w:r w:rsidR="007056FB" w:rsidRPr="007056FB">
          <w:rPr>
            <w:noProof/>
            <w:webHidden/>
          </w:rPr>
          <w:fldChar w:fldCharType="end"/>
        </w:r>
      </w:hyperlink>
    </w:p>
    <w:p w:rsidR="007056FB" w:rsidRPr="007056FB" w:rsidRDefault="00247DF0" w:rsidP="007056FB">
      <w:pPr>
        <w:pStyle w:val="23"/>
        <w:rPr>
          <w:rFonts w:eastAsiaTheme="minorEastAsia"/>
          <w:noProof/>
          <w:lang w:val="en-US"/>
        </w:rPr>
      </w:pPr>
      <w:hyperlink w:anchor="_Toc136287498" w:history="1">
        <w:r w:rsidR="007056FB" w:rsidRPr="007056FB">
          <w:rPr>
            <w:rStyle w:val="ae"/>
            <w:rFonts w:cs="Times New Roman"/>
            <w:noProof/>
            <w:szCs w:val="28"/>
          </w:rPr>
          <w:t>1.2 Постановка задачи</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_Toc136287498 \h </w:instrText>
        </w:r>
        <w:r w:rsidR="007056FB" w:rsidRPr="007056FB">
          <w:rPr>
            <w:noProof/>
            <w:webHidden/>
          </w:rPr>
        </w:r>
        <w:r w:rsidR="007056FB" w:rsidRPr="007056FB">
          <w:rPr>
            <w:noProof/>
            <w:webHidden/>
          </w:rPr>
          <w:fldChar w:fldCharType="separate"/>
        </w:r>
        <w:r w:rsidR="00CE20F6">
          <w:rPr>
            <w:noProof/>
            <w:webHidden/>
          </w:rPr>
          <w:t>16</w:t>
        </w:r>
        <w:r w:rsidR="007056FB" w:rsidRPr="007056FB">
          <w:rPr>
            <w:noProof/>
            <w:webHidden/>
          </w:rPr>
          <w:fldChar w:fldCharType="end"/>
        </w:r>
      </w:hyperlink>
    </w:p>
    <w:p w:rsidR="007056FB" w:rsidRPr="007056FB" w:rsidRDefault="00247DF0" w:rsidP="007056FB">
      <w:pPr>
        <w:pStyle w:val="23"/>
        <w:rPr>
          <w:rFonts w:eastAsiaTheme="minorEastAsia"/>
          <w:noProof/>
          <w:lang w:val="en-US"/>
        </w:rPr>
      </w:pPr>
      <w:hyperlink w:anchor="_Toc136287499" w:history="1">
        <w:r w:rsidR="007056FB" w:rsidRPr="007056FB">
          <w:rPr>
            <w:rStyle w:val="ae"/>
            <w:rFonts w:cs="Times New Roman"/>
            <w:noProof/>
            <w:szCs w:val="28"/>
          </w:rPr>
          <w:t>1.3 Выбор языка программирования</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_Toc136287499 \h </w:instrText>
        </w:r>
        <w:r w:rsidR="007056FB" w:rsidRPr="007056FB">
          <w:rPr>
            <w:noProof/>
            <w:webHidden/>
          </w:rPr>
        </w:r>
        <w:r w:rsidR="007056FB" w:rsidRPr="007056FB">
          <w:rPr>
            <w:noProof/>
            <w:webHidden/>
          </w:rPr>
          <w:fldChar w:fldCharType="separate"/>
        </w:r>
        <w:r w:rsidR="00CE20F6">
          <w:rPr>
            <w:noProof/>
            <w:webHidden/>
          </w:rPr>
          <w:t>17</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00" w:history="1">
        <w:r w:rsidR="007056FB" w:rsidRPr="007056FB">
          <w:rPr>
            <w:rStyle w:val="ae"/>
            <w:rFonts w:eastAsia="Times New Roman" w:cs="Times New Roman"/>
            <w:noProof/>
            <w:szCs w:val="28"/>
          </w:rPr>
          <w:t xml:space="preserve">1.3.1 Язык программирования </w:t>
        </w:r>
        <w:r w:rsidR="007056FB" w:rsidRPr="007056FB">
          <w:rPr>
            <w:rStyle w:val="ae"/>
            <w:rFonts w:eastAsia="Times New Roman" w:cs="Times New Roman"/>
            <w:i/>
            <w:noProof/>
            <w:szCs w:val="28"/>
            <w:lang w:val="en-US"/>
          </w:rPr>
          <w:t>C</w:t>
        </w:r>
        <w:r w:rsidR="007056FB" w:rsidRPr="007056FB">
          <w:rPr>
            <w:rStyle w:val="ae"/>
            <w:rFonts w:eastAsia="Times New Roman" w:cs="Times New Roman"/>
            <w:i/>
            <w:noProof/>
            <w:szCs w:val="28"/>
          </w:rPr>
          <w:t>++</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_Toc136287500 \h </w:instrText>
        </w:r>
        <w:r w:rsidR="007056FB" w:rsidRPr="007056FB">
          <w:rPr>
            <w:noProof/>
            <w:webHidden/>
          </w:rPr>
        </w:r>
        <w:r w:rsidR="007056FB" w:rsidRPr="007056FB">
          <w:rPr>
            <w:noProof/>
            <w:webHidden/>
          </w:rPr>
          <w:fldChar w:fldCharType="separate"/>
        </w:r>
        <w:r w:rsidR="00CE20F6">
          <w:rPr>
            <w:noProof/>
            <w:webHidden/>
          </w:rPr>
          <w:t>17</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01" w:history="1">
        <w:r w:rsidR="007056FB" w:rsidRPr="007056FB">
          <w:rPr>
            <w:rStyle w:val="ae"/>
            <w:rFonts w:eastAsia="Times New Roman" w:cs="Times New Roman"/>
            <w:noProof/>
            <w:szCs w:val="28"/>
          </w:rPr>
          <w:t xml:space="preserve">1.3.2 Язык программирования </w:t>
        </w:r>
        <w:r w:rsidR="007056FB" w:rsidRPr="007056FB">
          <w:rPr>
            <w:rStyle w:val="ae"/>
            <w:rFonts w:eastAsia="Times New Roman" w:cs="Times New Roman"/>
            <w:i/>
            <w:noProof/>
            <w:szCs w:val="28"/>
          </w:rPr>
          <w:t>Java</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_Toc136287501 \h </w:instrText>
        </w:r>
        <w:r w:rsidR="007056FB" w:rsidRPr="007056FB">
          <w:rPr>
            <w:noProof/>
            <w:webHidden/>
          </w:rPr>
        </w:r>
        <w:r w:rsidR="007056FB" w:rsidRPr="007056FB">
          <w:rPr>
            <w:noProof/>
            <w:webHidden/>
          </w:rPr>
          <w:fldChar w:fldCharType="separate"/>
        </w:r>
        <w:r w:rsidR="00CE20F6">
          <w:rPr>
            <w:noProof/>
            <w:webHidden/>
          </w:rPr>
          <w:t>18</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02" w:history="1">
        <w:r w:rsidR="007056FB" w:rsidRPr="007056FB">
          <w:rPr>
            <w:rStyle w:val="ae"/>
            <w:rFonts w:eastAsia="Times New Roman" w:cs="Times New Roman"/>
            <w:noProof/>
            <w:szCs w:val="28"/>
          </w:rPr>
          <w:t xml:space="preserve">1.3.4 Язык программирования </w:t>
        </w:r>
        <w:r w:rsidR="007056FB" w:rsidRPr="007056FB">
          <w:rPr>
            <w:rStyle w:val="ae"/>
            <w:rFonts w:eastAsia="Times New Roman" w:cs="Times New Roman"/>
            <w:i/>
            <w:noProof/>
            <w:szCs w:val="28"/>
            <w:lang w:val="en-US"/>
          </w:rPr>
          <w:t>C</w:t>
        </w:r>
        <w:r w:rsidR="007056FB" w:rsidRPr="007056FB">
          <w:rPr>
            <w:rStyle w:val="ae"/>
            <w:rFonts w:eastAsia="Times New Roman" w:cs="Times New Roman"/>
            <w:noProof/>
            <w:szCs w:val="28"/>
          </w:rPr>
          <w:t>#</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_Toc136287502 \h </w:instrText>
        </w:r>
        <w:r w:rsidR="007056FB" w:rsidRPr="007056FB">
          <w:rPr>
            <w:noProof/>
            <w:webHidden/>
          </w:rPr>
        </w:r>
        <w:r w:rsidR="007056FB" w:rsidRPr="007056FB">
          <w:rPr>
            <w:noProof/>
            <w:webHidden/>
          </w:rPr>
          <w:fldChar w:fldCharType="separate"/>
        </w:r>
        <w:r w:rsidR="00CE20F6">
          <w:rPr>
            <w:noProof/>
            <w:webHidden/>
          </w:rPr>
          <w:t>18</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03" w:history="1">
        <w:r w:rsidR="007056FB" w:rsidRPr="007056FB">
          <w:rPr>
            <w:rStyle w:val="ae"/>
            <w:rFonts w:cs="Times New Roman"/>
            <w:noProof/>
            <w:szCs w:val="28"/>
          </w:rPr>
          <w:t>1.4 Выводы</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_Toc136287503 \h </w:instrText>
        </w:r>
        <w:r w:rsidR="007056FB" w:rsidRPr="007056FB">
          <w:rPr>
            <w:noProof/>
            <w:webHidden/>
          </w:rPr>
        </w:r>
        <w:r w:rsidR="007056FB" w:rsidRPr="007056FB">
          <w:rPr>
            <w:noProof/>
            <w:webHidden/>
          </w:rPr>
          <w:fldChar w:fldCharType="separate"/>
        </w:r>
        <w:r w:rsidR="00CE20F6">
          <w:rPr>
            <w:noProof/>
            <w:webHidden/>
          </w:rPr>
          <w:t>19</w:t>
        </w:r>
        <w:r w:rsidR="007056FB" w:rsidRPr="007056FB">
          <w:rPr>
            <w:noProof/>
            <w:webHidden/>
          </w:rPr>
          <w:fldChar w:fldCharType="end"/>
        </w:r>
      </w:hyperlink>
    </w:p>
    <w:p w:rsidR="007056FB" w:rsidRPr="007056FB" w:rsidRDefault="00247DF0" w:rsidP="007056FB">
      <w:pPr>
        <w:pStyle w:val="23"/>
        <w:rPr>
          <w:rFonts w:eastAsiaTheme="minorEastAsia"/>
          <w:noProof/>
          <w:lang w:val="en-US"/>
        </w:rPr>
      </w:pPr>
      <w:hyperlink w:anchor="_Toc136287504" w:history="1">
        <w:r w:rsidR="007056FB" w:rsidRPr="007056FB">
          <w:rPr>
            <w:rStyle w:val="ae"/>
            <w:rFonts w:cs="Times New Roman"/>
            <w:noProof/>
            <w:szCs w:val="28"/>
          </w:rPr>
          <w:t>1.5 Выбор инструментов разработки</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_Toc136287504 \h </w:instrText>
        </w:r>
        <w:r w:rsidR="007056FB" w:rsidRPr="007056FB">
          <w:rPr>
            <w:noProof/>
            <w:webHidden/>
          </w:rPr>
        </w:r>
        <w:r w:rsidR="007056FB" w:rsidRPr="007056FB">
          <w:rPr>
            <w:noProof/>
            <w:webHidden/>
          </w:rPr>
          <w:fldChar w:fldCharType="separate"/>
        </w:r>
        <w:r w:rsidR="00CE20F6">
          <w:rPr>
            <w:noProof/>
            <w:webHidden/>
          </w:rPr>
          <w:t>19</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05" w:history="1">
        <w:r w:rsidR="007056FB" w:rsidRPr="007056FB">
          <w:rPr>
            <w:rStyle w:val="ae"/>
            <w:rFonts w:cs="Times New Roman"/>
            <w:noProof/>
            <w:szCs w:val="28"/>
          </w:rPr>
          <w:t>1.5.1 Выбор среды разработки</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_Toc136287505 \h </w:instrText>
        </w:r>
        <w:r w:rsidR="007056FB" w:rsidRPr="007056FB">
          <w:rPr>
            <w:noProof/>
            <w:webHidden/>
          </w:rPr>
        </w:r>
        <w:r w:rsidR="007056FB" w:rsidRPr="007056FB">
          <w:rPr>
            <w:noProof/>
            <w:webHidden/>
          </w:rPr>
          <w:fldChar w:fldCharType="separate"/>
        </w:r>
        <w:r w:rsidR="00CE20F6">
          <w:rPr>
            <w:noProof/>
            <w:webHidden/>
          </w:rPr>
          <w:t>19</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06" w:history="1">
        <w:r w:rsidR="007056FB" w:rsidRPr="007056FB">
          <w:rPr>
            <w:rStyle w:val="ae"/>
            <w:rFonts w:cs="Times New Roman"/>
            <w:noProof/>
            <w:szCs w:val="28"/>
          </w:rPr>
          <w:t>1.5.2 Выбор платформы для реализации графического интерфейса</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_Toc136287506 \h </w:instrText>
        </w:r>
        <w:r w:rsidR="007056FB" w:rsidRPr="007056FB">
          <w:rPr>
            <w:noProof/>
            <w:webHidden/>
          </w:rPr>
        </w:r>
        <w:r w:rsidR="007056FB" w:rsidRPr="007056FB">
          <w:rPr>
            <w:noProof/>
            <w:webHidden/>
          </w:rPr>
          <w:fldChar w:fldCharType="separate"/>
        </w:r>
        <w:r w:rsidR="00CE20F6">
          <w:rPr>
            <w:noProof/>
            <w:webHidden/>
          </w:rPr>
          <w:t>19</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07" w:history="1">
        <w:r w:rsidR="007056FB" w:rsidRPr="007056FB">
          <w:rPr>
            <w:rStyle w:val="ae"/>
            <w:rFonts w:cs="Times New Roman"/>
            <w:noProof/>
            <w:szCs w:val="28"/>
          </w:rPr>
          <w:t>1.5.3 Работа с файлами</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_Toc136287507 \h </w:instrText>
        </w:r>
        <w:r w:rsidR="007056FB" w:rsidRPr="007056FB">
          <w:rPr>
            <w:noProof/>
            <w:webHidden/>
          </w:rPr>
        </w:r>
        <w:r w:rsidR="007056FB" w:rsidRPr="007056FB">
          <w:rPr>
            <w:noProof/>
            <w:webHidden/>
          </w:rPr>
          <w:fldChar w:fldCharType="separate"/>
        </w:r>
        <w:r w:rsidR="00CE20F6">
          <w:rPr>
            <w:noProof/>
            <w:webHidden/>
          </w:rPr>
          <w:t>20</w:t>
        </w:r>
        <w:r w:rsidR="007056FB" w:rsidRPr="007056FB">
          <w:rPr>
            <w:noProof/>
            <w:webHidden/>
          </w:rPr>
          <w:fldChar w:fldCharType="end"/>
        </w:r>
      </w:hyperlink>
    </w:p>
    <w:p w:rsidR="007056FB" w:rsidRPr="007056FB" w:rsidRDefault="00247DF0" w:rsidP="007056FB">
      <w:pPr>
        <w:pStyle w:val="23"/>
        <w:rPr>
          <w:rFonts w:eastAsiaTheme="minorEastAsia"/>
          <w:noProof/>
          <w:lang w:val="en-US"/>
        </w:rPr>
      </w:pPr>
      <w:hyperlink w:anchor="_Toc136287508" w:history="1">
        <w:r w:rsidR="007056FB" w:rsidRPr="007056FB">
          <w:rPr>
            <w:rStyle w:val="ae"/>
            <w:rFonts w:cs="Times New Roman"/>
            <w:noProof/>
            <w:szCs w:val="28"/>
          </w:rPr>
          <w:t>1.6 Архитектура приложения</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_Toc136287508 \h </w:instrText>
        </w:r>
        <w:r w:rsidR="007056FB" w:rsidRPr="007056FB">
          <w:rPr>
            <w:noProof/>
            <w:webHidden/>
          </w:rPr>
        </w:r>
        <w:r w:rsidR="007056FB" w:rsidRPr="007056FB">
          <w:rPr>
            <w:noProof/>
            <w:webHidden/>
          </w:rPr>
          <w:fldChar w:fldCharType="separate"/>
        </w:r>
        <w:r w:rsidR="00CE20F6">
          <w:rPr>
            <w:noProof/>
            <w:webHidden/>
          </w:rPr>
          <w:t>21</w:t>
        </w:r>
        <w:r w:rsidR="007056FB" w:rsidRPr="007056FB">
          <w:rPr>
            <w:noProof/>
            <w:webHidden/>
          </w:rPr>
          <w:fldChar w:fldCharType="end"/>
        </w:r>
      </w:hyperlink>
    </w:p>
    <w:p w:rsidR="007056FB" w:rsidRPr="007056FB" w:rsidRDefault="00247DF0" w:rsidP="007056FB">
      <w:pPr>
        <w:pStyle w:val="23"/>
        <w:rPr>
          <w:rFonts w:eastAsiaTheme="minorEastAsia"/>
          <w:noProof/>
          <w:lang w:val="en-US"/>
        </w:rPr>
      </w:pPr>
      <w:hyperlink w:anchor="_Toc136287509" w:history="1">
        <w:r w:rsidR="007056FB" w:rsidRPr="007056FB">
          <w:rPr>
            <w:rStyle w:val="ae"/>
            <w:rFonts w:cs="Times New Roman"/>
            <w:noProof/>
            <w:szCs w:val="28"/>
          </w:rPr>
          <w:t>1.7 Разработка приложения</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_Toc136287509 \h </w:instrText>
        </w:r>
        <w:r w:rsidR="007056FB" w:rsidRPr="007056FB">
          <w:rPr>
            <w:noProof/>
            <w:webHidden/>
          </w:rPr>
        </w:r>
        <w:r w:rsidR="007056FB" w:rsidRPr="007056FB">
          <w:rPr>
            <w:noProof/>
            <w:webHidden/>
          </w:rPr>
          <w:fldChar w:fldCharType="separate"/>
        </w:r>
        <w:r w:rsidR="00CE20F6">
          <w:rPr>
            <w:noProof/>
            <w:webHidden/>
          </w:rPr>
          <w:t>22</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10" w:history="1">
        <w:r w:rsidR="007056FB" w:rsidRPr="007056FB">
          <w:rPr>
            <w:rStyle w:val="ae"/>
            <w:rFonts w:cs="Times New Roman"/>
            <w:noProof/>
            <w:szCs w:val="28"/>
          </w:rPr>
          <w:t>1.7.1 Разработка графического интерфейса</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_Toc136287510 \h </w:instrText>
        </w:r>
        <w:r w:rsidR="007056FB" w:rsidRPr="007056FB">
          <w:rPr>
            <w:noProof/>
            <w:webHidden/>
          </w:rPr>
        </w:r>
        <w:r w:rsidR="007056FB" w:rsidRPr="007056FB">
          <w:rPr>
            <w:noProof/>
            <w:webHidden/>
          </w:rPr>
          <w:fldChar w:fldCharType="separate"/>
        </w:r>
        <w:r w:rsidR="00CE20F6">
          <w:rPr>
            <w:noProof/>
            <w:webHidden/>
          </w:rPr>
          <w:t>22</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11" w:history="1">
        <w:r w:rsidR="007056FB" w:rsidRPr="007056FB">
          <w:rPr>
            <w:rStyle w:val="ae"/>
            <w:rFonts w:cs="Times New Roman"/>
            <w:noProof/>
            <w:szCs w:val="28"/>
          </w:rPr>
          <w:t>1.7.2 Разработка классов</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_Toc136287511 \h </w:instrText>
        </w:r>
        <w:r w:rsidR="007056FB" w:rsidRPr="007056FB">
          <w:rPr>
            <w:noProof/>
            <w:webHidden/>
          </w:rPr>
        </w:r>
        <w:r w:rsidR="007056FB" w:rsidRPr="007056FB">
          <w:rPr>
            <w:noProof/>
            <w:webHidden/>
          </w:rPr>
          <w:fldChar w:fldCharType="separate"/>
        </w:r>
        <w:r w:rsidR="00CE20F6">
          <w:rPr>
            <w:noProof/>
            <w:webHidden/>
          </w:rPr>
          <w:t>23</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12" w:history="1">
        <w:r w:rsidR="007056FB" w:rsidRPr="007056FB">
          <w:rPr>
            <w:rStyle w:val="ae"/>
            <w:rFonts w:cs="Times New Roman"/>
            <w:noProof/>
            <w:szCs w:val="28"/>
          </w:rPr>
          <w:t xml:space="preserve">1.7.2.1 Класс </w:t>
        </w:r>
        <w:r w:rsidR="007056FB" w:rsidRPr="007056FB">
          <w:rPr>
            <w:rStyle w:val="ae"/>
            <w:rFonts w:cs="Times New Roman"/>
            <w:noProof/>
            <w:szCs w:val="28"/>
            <w:lang w:val="en-US"/>
          </w:rPr>
          <w:t>Password</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_Toc136287512 \h </w:instrText>
        </w:r>
        <w:r w:rsidR="007056FB" w:rsidRPr="007056FB">
          <w:rPr>
            <w:noProof/>
            <w:webHidden/>
          </w:rPr>
        </w:r>
        <w:r w:rsidR="007056FB" w:rsidRPr="007056FB">
          <w:rPr>
            <w:noProof/>
            <w:webHidden/>
          </w:rPr>
          <w:fldChar w:fldCharType="separate"/>
        </w:r>
        <w:r w:rsidR="00CE20F6">
          <w:rPr>
            <w:noProof/>
            <w:webHidden/>
          </w:rPr>
          <w:t>23</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13" w:history="1">
        <w:r w:rsidR="007056FB" w:rsidRPr="007056FB">
          <w:rPr>
            <w:rStyle w:val="ae"/>
            <w:rFonts w:cs="Times New Roman"/>
            <w:noProof/>
            <w:szCs w:val="28"/>
          </w:rPr>
          <w:t>1.7.2.2 Класс MasterKey</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_Toc136287513 \h </w:instrText>
        </w:r>
        <w:r w:rsidR="007056FB" w:rsidRPr="007056FB">
          <w:rPr>
            <w:noProof/>
            <w:webHidden/>
          </w:rPr>
        </w:r>
        <w:r w:rsidR="007056FB" w:rsidRPr="007056FB">
          <w:rPr>
            <w:noProof/>
            <w:webHidden/>
          </w:rPr>
          <w:fldChar w:fldCharType="separate"/>
        </w:r>
        <w:r w:rsidR="00CE20F6">
          <w:rPr>
            <w:noProof/>
            <w:webHidden/>
          </w:rPr>
          <w:t>24</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14" w:history="1">
        <w:r w:rsidR="007056FB" w:rsidRPr="007056FB">
          <w:rPr>
            <w:rStyle w:val="ae"/>
            <w:rFonts w:cs="Times New Roman"/>
            <w:noProof/>
            <w:szCs w:val="28"/>
          </w:rPr>
          <w:t xml:space="preserve">1.7.2.3 Класс </w:t>
        </w:r>
        <w:r w:rsidR="007056FB" w:rsidRPr="007056FB">
          <w:rPr>
            <w:rStyle w:val="ae"/>
            <w:rFonts w:cs="Times New Roman"/>
            <w:noProof/>
            <w:szCs w:val="28"/>
            <w:lang w:val="en-US"/>
          </w:rPr>
          <w:t>AccountEntry</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_Toc136287514 \h </w:instrText>
        </w:r>
        <w:r w:rsidR="007056FB" w:rsidRPr="007056FB">
          <w:rPr>
            <w:noProof/>
            <w:webHidden/>
          </w:rPr>
        </w:r>
        <w:r w:rsidR="007056FB" w:rsidRPr="007056FB">
          <w:rPr>
            <w:noProof/>
            <w:webHidden/>
          </w:rPr>
          <w:fldChar w:fldCharType="separate"/>
        </w:r>
        <w:r w:rsidR="00CE20F6">
          <w:rPr>
            <w:noProof/>
            <w:webHidden/>
          </w:rPr>
          <w:t>25</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15" w:history="1">
        <w:r w:rsidR="007056FB" w:rsidRPr="007056FB">
          <w:rPr>
            <w:rStyle w:val="ae"/>
            <w:rFonts w:cs="Times New Roman"/>
            <w:noProof/>
            <w:szCs w:val="28"/>
          </w:rPr>
          <w:t xml:space="preserve">1.7.2.4 Класс </w:t>
        </w:r>
        <w:r w:rsidR="007056FB" w:rsidRPr="007056FB">
          <w:rPr>
            <w:rStyle w:val="ae"/>
            <w:rFonts w:cs="Times New Roman"/>
            <w:noProof/>
            <w:szCs w:val="28"/>
            <w:lang w:val="en-US"/>
          </w:rPr>
          <w:t>GroupEntry</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_Toc136287515 \h </w:instrText>
        </w:r>
        <w:r w:rsidR="007056FB" w:rsidRPr="007056FB">
          <w:rPr>
            <w:noProof/>
            <w:webHidden/>
          </w:rPr>
        </w:r>
        <w:r w:rsidR="007056FB" w:rsidRPr="007056FB">
          <w:rPr>
            <w:noProof/>
            <w:webHidden/>
          </w:rPr>
          <w:fldChar w:fldCharType="separate"/>
        </w:r>
        <w:r w:rsidR="00CE20F6">
          <w:rPr>
            <w:noProof/>
            <w:webHidden/>
          </w:rPr>
          <w:t>26</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16" w:history="1">
        <w:r w:rsidR="007056FB" w:rsidRPr="007056FB">
          <w:rPr>
            <w:rStyle w:val="ae"/>
            <w:rFonts w:cs="Times New Roman"/>
            <w:noProof/>
            <w:szCs w:val="28"/>
          </w:rPr>
          <w:t>1.7.2.5 Классы для работы с файлами.</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_Toc136287516 \h </w:instrText>
        </w:r>
        <w:r w:rsidR="007056FB" w:rsidRPr="007056FB">
          <w:rPr>
            <w:noProof/>
            <w:webHidden/>
          </w:rPr>
        </w:r>
        <w:r w:rsidR="007056FB" w:rsidRPr="007056FB">
          <w:rPr>
            <w:noProof/>
            <w:webHidden/>
          </w:rPr>
          <w:fldChar w:fldCharType="separate"/>
        </w:r>
        <w:r w:rsidR="00CE20F6">
          <w:rPr>
            <w:noProof/>
            <w:webHidden/>
          </w:rPr>
          <w:t>27</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17" w:history="1">
        <w:r w:rsidR="007056FB" w:rsidRPr="007056FB">
          <w:rPr>
            <w:rStyle w:val="ae"/>
            <w:rFonts w:cs="Times New Roman"/>
            <w:noProof/>
            <w:szCs w:val="28"/>
          </w:rPr>
          <w:t xml:space="preserve">1.7.2.6 Класс </w:t>
        </w:r>
        <w:r w:rsidR="007056FB" w:rsidRPr="007056FB">
          <w:rPr>
            <w:rStyle w:val="ae"/>
            <w:rFonts w:cs="Times New Roman"/>
            <w:noProof/>
            <w:szCs w:val="28"/>
            <w:lang w:val="en-US"/>
          </w:rPr>
          <w:t>MainForm</w:t>
        </w:r>
        <w:r w:rsidR="007056FB" w:rsidRPr="007056FB">
          <w:rPr>
            <w:rStyle w:val="ae"/>
            <w:rFonts w:cs="Times New Roman"/>
            <w:noProof/>
            <w:szCs w:val="28"/>
          </w:rPr>
          <w:t>.</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_Toc136287517 \h </w:instrText>
        </w:r>
        <w:r w:rsidR="007056FB" w:rsidRPr="007056FB">
          <w:rPr>
            <w:noProof/>
            <w:webHidden/>
          </w:rPr>
        </w:r>
        <w:r w:rsidR="007056FB" w:rsidRPr="007056FB">
          <w:rPr>
            <w:noProof/>
            <w:webHidden/>
          </w:rPr>
          <w:fldChar w:fldCharType="separate"/>
        </w:r>
        <w:r w:rsidR="00CE20F6">
          <w:rPr>
            <w:noProof/>
            <w:webHidden/>
          </w:rPr>
          <w:t>29</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18" w:history="1">
        <w:r w:rsidR="007056FB" w:rsidRPr="007056FB">
          <w:rPr>
            <w:rStyle w:val="ae"/>
            <w:rFonts w:cs="Times New Roman"/>
            <w:noProof/>
            <w:szCs w:val="28"/>
          </w:rPr>
          <w:t>1.7.2.7 Отношения между объектами классов</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_Toc136287518 \h </w:instrText>
        </w:r>
        <w:r w:rsidR="007056FB" w:rsidRPr="007056FB">
          <w:rPr>
            <w:noProof/>
            <w:webHidden/>
          </w:rPr>
        </w:r>
        <w:r w:rsidR="007056FB" w:rsidRPr="007056FB">
          <w:rPr>
            <w:noProof/>
            <w:webHidden/>
          </w:rPr>
          <w:fldChar w:fldCharType="separate"/>
        </w:r>
        <w:r w:rsidR="00CE20F6">
          <w:rPr>
            <w:noProof/>
            <w:webHidden/>
          </w:rPr>
          <w:t>29</w:t>
        </w:r>
        <w:r w:rsidR="007056FB" w:rsidRPr="007056FB">
          <w:rPr>
            <w:noProof/>
            <w:webHidden/>
          </w:rPr>
          <w:fldChar w:fldCharType="end"/>
        </w:r>
      </w:hyperlink>
    </w:p>
    <w:p w:rsidR="007056FB" w:rsidRPr="007056FB" w:rsidRDefault="00247DF0" w:rsidP="007056FB">
      <w:pPr>
        <w:pStyle w:val="23"/>
        <w:rPr>
          <w:rFonts w:eastAsiaTheme="minorEastAsia"/>
          <w:noProof/>
          <w:lang w:val="en-US"/>
        </w:rPr>
      </w:pPr>
      <w:hyperlink w:anchor="_Toc136287519" w:history="1">
        <w:r w:rsidR="007056FB" w:rsidRPr="007056FB">
          <w:rPr>
            <w:rStyle w:val="ae"/>
            <w:rFonts w:cs="Times New Roman"/>
            <w:noProof/>
            <w:szCs w:val="28"/>
          </w:rPr>
          <w:t>1.8 Описание приложения</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_Toc136287519 \h </w:instrText>
        </w:r>
        <w:r w:rsidR="007056FB" w:rsidRPr="007056FB">
          <w:rPr>
            <w:noProof/>
            <w:webHidden/>
          </w:rPr>
        </w:r>
        <w:r w:rsidR="007056FB" w:rsidRPr="007056FB">
          <w:rPr>
            <w:noProof/>
            <w:webHidden/>
          </w:rPr>
          <w:fldChar w:fldCharType="separate"/>
        </w:r>
        <w:r w:rsidR="00CE20F6">
          <w:rPr>
            <w:noProof/>
            <w:webHidden/>
          </w:rPr>
          <w:t>31</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20" w:history="1">
        <w:r w:rsidR="007056FB" w:rsidRPr="007056FB">
          <w:rPr>
            <w:rStyle w:val="ae"/>
            <w:rFonts w:cs="Times New Roman"/>
            <w:noProof/>
            <w:szCs w:val="28"/>
          </w:rPr>
          <w:t>1.8.1 Руководство пользователя</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_Toc136287520 \h </w:instrText>
        </w:r>
        <w:r w:rsidR="007056FB" w:rsidRPr="007056FB">
          <w:rPr>
            <w:noProof/>
            <w:webHidden/>
          </w:rPr>
        </w:r>
        <w:r w:rsidR="007056FB" w:rsidRPr="007056FB">
          <w:rPr>
            <w:noProof/>
            <w:webHidden/>
          </w:rPr>
          <w:fldChar w:fldCharType="separate"/>
        </w:r>
        <w:r w:rsidR="00CE20F6">
          <w:rPr>
            <w:noProof/>
            <w:webHidden/>
          </w:rPr>
          <w:t>31</w:t>
        </w:r>
        <w:r w:rsidR="007056FB" w:rsidRPr="007056FB">
          <w:rPr>
            <w:noProof/>
            <w:webHidden/>
          </w:rPr>
          <w:fldChar w:fldCharType="end"/>
        </w:r>
      </w:hyperlink>
    </w:p>
    <w:p w:rsidR="007056FB" w:rsidRPr="007056FB" w:rsidRDefault="00247DF0" w:rsidP="007056FB">
      <w:pPr>
        <w:pStyle w:val="13"/>
        <w:tabs>
          <w:tab w:val="clear" w:pos="9498"/>
          <w:tab w:val="right" w:leader="dot" w:pos="9639"/>
        </w:tabs>
        <w:rPr>
          <w:rFonts w:ascii="Times New Roman" w:hAnsi="Times New Roman"/>
          <w:noProof/>
          <w:sz w:val="28"/>
          <w:szCs w:val="28"/>
          <w:lang w:val="en-US" w:eastAsia="en-US"/>
        </w:rPr>
      </w:pPr>
      <w:hyperlink w:anchor="_Toc136287521" w:history="1">
        <w:r w:rsidR="007056FB" w:rsidRPr="007056FB">
          <w:rPr>
            <w:rStyle w:val="ae"/>
            <w:rFonts w:ascii="Times New Roman" w:hAnsi="Times New Roman"/>
            <w:noProof/>
            <w:sz w:val="28"/>
            <w:szCs w:val="28"/>
          </w:rPr>
          <w:t>2 Охрана труда</w:t>
        </w:r>
        <w:r w:rsidR="007056FB" w:rsidRPr="007056FB">
          <w:rPr>
            <w:rFonts w:ascii="Times New Roman" w:hAnsi="Times New Roman"/>
            <w:noProof/>
            <w:webHidden/>
            <w:sz w:val="28"/>
            <w:szCs w:val="28"/>
          </w:rPr>
          <w:tab/>
        </w:r>
        <w:r w:rsidR="007056FB" w:rsidRPr="007056FB">
          <w:rPr>
            <w:rFonts w:ascii="Times New Roman" w:hAnsi="Times New Roman"/>
            <w:noProof/>
            <w:webHidden/>
            <w:sz w:val="28"/>
            <w:szCs w:val="28"/>
          </w:rPr>
          <w:fldChar w:fldCharType="begin"/>
        </w:r>
        <w:r w:rsidR="007056FB" w:rsidRPr="007056FB">
          <w:rPr>
            <w:rFonts w:ascii="Times New Roman" w:hAnsi="Times New Roman"/>
            <w:noProof/>
            <w:webHidden/>
            <w:sz w:val="28"/>
            <w:szCs w:val="28"/>
          </w:rPr>
          <w:instrText xml:space="preserve"> PAGEREF _Toc136287521 \h </w:instrText>
        </w:r>
        <w:r w:rsidR="007056FB" w:rsidRPr="007056FB">
          <w:rPr>
            <w:rFonts w:ascii="Times New Roman" w:hAnsi="Times New Roman"/>
            <w:noProof/>
            <w:webHidden/>
            <w:sz w:val="28"/>
            <w:szCs w:val="28"/>
          </w:rPr>
        </w:r>
        <w:r w:rsidR="007056FB" w:rsidRPr="007056FB">
          <w:rPr>
            <w:rFonts w:ascii="Times New Roman" w:hAnsi="Times New Roman"/>
            <w:noProof/>
            <w:webHidden/>
            <w:sz w:val="28"/>
            <w:szCs w:val="28"/>
          </w:rPr>
          <w:fldChar w:fldCharType="separate"/>
        </w:r>
        <w:r w:rsidR="00CE20F6">
          <w:rPr>
            <w:rFonts w:ascii="Times New Roman" w:hAnsi="Times New Roman"/>
            <w:noProof/>
            <w:webHidden/>
            <w:sz w:val="28"/>
            <w:szCs w:val="28"/>
          </w:rPr>
          <w:t>39</w:t>
        </w:r>
        <w:r w:rsidR="007056FB" w:rsidRPr="007056FB">
          <w:rPr>
            <w:rFonts w:ascii="Times New Roman" w:hAnsi="Times New Roman"/>
            <w:noProof/>
            <w:webHidden/>
            <w:sz w:val="28"/>
            <w:szCs w:val="28"/>
          </w:rPr>
          <w:fldChar w:fldCharType="end"/>
        </w:r>
      </w:hyperlink>
    </w:p>
    <w:p w:rsidR="007056FB" w:rsidRPr="007056FB" w:rsidRDefault="00247DF0" w:rsidP="007056FB">
      <w:pPr>
        <w:pStyle w:val="23"/>
        <w:rPr>
          <w:rFonts w:eastAsiaTheme="minorEastAsia"/>
          <w:noProof/>
          <w:lang w:val="en-US"/>
        </w:rPr>
      </w:pPr>
      <w:hyperlink w:anchor="_Toc136287522" w:history="1">
        <w:r w:rsidR="007056FB" w:rsidRPr="007056FB">
          <w:rPr>
            <w:rStyle w:val="ae"/>
            <w:rFonts w:cs="Times New Roman"/>
            <w:noProof/>
            <w:szCs w:val="28"/>
          </w:rPr>
          <w:t>2.1 Анализ негативных факторов, воздействующих на оператора ПЭВМ и способы их устранения</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_Toc136287522 \h </w:instrText>
        </w:r>
        <w:r w:rsidR="007056FB" w:rsidRPr="007056FB">
          <w:rPr>
            <w:noProof/>
            <w:webHidden/>
          </w:rPr>
        </w:r>
        <w:r w:rsidR="007056FB" w:rsidRPr="007056FB">
          <w:rPr>
            <w:noProof/>
            <w:webHidden/>
          </w:rPr>
          <w:fldChar w:fldCharType="separate"/>
        </w:r>
        <w:r w:rsidR="00CE20F6">
          <w:rPr>
            <w:noProof/>
            <w:webHidden/>
          </w:rPr>
          <w:t>39</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23" w:history="1">
        <w:r w:rsidR="007056FB" w:rsidRPr="007056FB">
          <w:rPr>
            <w:rStyle w:val="ae"/>
            <w:rFonts w:cs="Times New Roman"/>
            <w:noProof/>
            <w:szCs w:val="28"/>
          </w:rPr>
          <w:t>2.1.1 Оборудование рабочего места</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_Toc136287523 \h </w:instrText>
        </w:r>
        <w:r w:rsidR="007056FB" w:rsidRPr="007056FB">
          <w:rPr>
            <w:noProof/>
            <w:webHidden/>
          </w:rPr>
        </w:r>
        <w:r w:rsidR="007056FB" w:rsidRPr="007056FB">
          <w:rPr>
            <w:noProof/>
            <w:webHidden/>
          </w:rPr>
          <w:fldChar w:fldCharType="separate"/>
        </w:r>
        <w:r w:rsidR="00CE20F6">
          <w:rPr>
            <w:noProof/>
            <w:webHidden/>
          </w:rPr>
          <w:t>39</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24" w:history="1">
        <w:r w:rsidR="007056FB" w:rsidRPr="007056FB">
          <w:rPr>
            <w:rStyle w:val="ae"/>
            <w:rFonts w:cs="Times New Roman"/>
            <w:noProof/>
            <w:szCs w:val="28"/>
          </w:rPr>
          <w:t>2.1.2 Освещенность рабочего места</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_Toc136287524 \h </w:instrText>
        </w:r>
        <w:r w:rsidR="007056FB" w:rsidRPr="007056FB">
          <w:rPr>
            <w:noProof/>
            <w:webHidden/>
          </w:rPr>
        </w:r>
        <w:r w:rsidR="007056FB" w:rsidRPr="007056FB">
          <w:rPr>
            <w:noProof/>
            <w:webHidden/>
          </w:rPr>
          <w:fldChar w:fldCharType="separate"/>
        </w:r>
        <w:r w:rsidR="00CE20F6">
          <w:rPr>
            <w:noProof/>
            <w:webHidden/>
          </w:rPr>
          <w:t>41</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25" w:history="1">
        <w:r w:rsidR="007056FB" w:rsidRPr="007056FB">
          <w:rPr>
            <w:rStyle w:val="ae"/>
            <w:rFonts w:cs="Times New Roman"/>
            <w:noProof/>
            <w:szCs w:val="28"/>
          </w:rPr>
          <w:t>2.1.4 Пожарная безопасность</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_Toc136287525 \h </w:instrText>
        </w:r>
        <w:r w:rsidR="007056FB" w:rsidRPr="007056FB">
          <w:rPr>
            <w:noProof/>
            <w:webHidden/>
          </w:rPr>
        </w:r>
        <w:r w:rsidR="007056FB" w:rsidRPr="007056FB">
          <w:rPr>
            <w:noProof/>
            <w:webHidden/>
          </w:rPr>
          <w:fldChar w:fldCharType="separate"/>
        </w:r>
        <w:r w:rsidR="00CE20F6">
          <w:rPr>
            <w:noProof/>
            <w:webHidden/>
          </w:rPr>
          <w:t>43</w:t>
        </w:r>
        <w:r w:rsidR="007056FB" w:rsidRPr="007056FB">
          <w:rPr>
            <w:noProof/>
            <w:webHidden/>
          </w:rPr>
          <w:fldChar w:fldCharType="end"/>
        </w:r>
      </w:hyperlink>
    </w:p>
    <w:p w:rsidR="007056FB" w:rsidRPr="007056FB" w:rsidRDefault="00247DF0" w:rsidP="007056FB">
      <w:pPr>
        <w:pStyle w:val="31"/>
        <w:tabs>
          <w:tab w:val="clear" w:pos="9498"/>
          <w:tab w:val="right" w:leader="dot" w:pos="9639"/>
        </w:tabs>
        <w:rPr>
          <w:rFonts w:eastAsiaTheme="minorEastAsia"/>
          <w:noProof/>
          <w:lang w:val="en-US"/>
        </w:rPr>
      </w:pPr>
      <w:hyperlink w:anchor="_Toc136287526" w:history="1">
        <w:r w:rsidR="007056FB" w:rsidRPr="007056FB">
          <w:rPr>
            <w:rStyle w:val="ae"/>
            <w:rFonts w:cs="Times New Roman"/>
            <w:noProof/>
            <w:szCs w:val="28"/>
          </w:rPr>
          <w:t>2.1.5 Режим труда и отдыха</w:t>
        </w:r>
        <w:r w:rsidR="007056FB" w:rsidRPr="007056FB">
          <w:rPr>
            <w:noProof/>
            <w:webHidden/>
          </w:rPr>
          <w:tab/>
        </w:r>
        <w:r w:rsidR="007056FB" w:rsidRPr="007056FB">
          <w:rPr>
            <w:noProof/>
            <w:webHidden/>
          </w:rPr>
          <w:fldChar w:fldCharType="begin"/>
        </w:r>
        <w:r w:rsidR="007056FB" w:rsidRPr="007056FB">
          <w:rPr>
            <w:noProof/>
            <w:webHidden/>
          </w:rPr>
          <w:instrText xml:space="preserve"> PAGEREF _Toc136287526 \h </w:instrText>
        </w:r>
        <w:r w:rsidR="007056FB" w:rsidRPr="007056FB">
          <w:rPr>
            <w:noProof/>
            <w:webHidden/>
          </w:rPr>
        </w:r>
        <w:r w:rsidR="007056FB" w:rsidRPr="007056FB">
          <w:rPr>
            <w:noProof/>
            <w:webHidden/>
          </w:rPr>
          <w:fldChar w:fldCharType="separate"/>
        </w:r>
        <w:r w:rsidR="00CE20F6">
          <w:rPr>
            <w:noProof/>
            <w:webHidden/>
          </w:rPr>
          <w:t>43</w:t>
        </w:r>
        <w:r w:rsidR="007056FB" w:rsidRPr="007056FB">
          <w:rPr>
            <w:noProof/>
            <w:webHidden/>
          </w:rPr>
          <w:fldChar w:fldCharType="end"/>
        </w:r>
      </w:hyperlink>
    </w:p>
    <w:p w:rsidR="007056FB" w:rsidRPr="007056FB" w:rsidRDefault="00247DF0" w:rsidP="007056FB">
      <w:pPr>
        <w:pStyle w:val="13"/>
        <w:tabs>
          <w:tab w:val="clear" w:pos="9498"/>
          <w:tab w:val="right" w:leader="dot" w:pos="9639"/>
        </w:tabs>
        <w:rPr>
          <w:rFonts w:ascii="Times New Roman" w:hAnsi="Times New Roman"/>
          <w:noProof/>
          <w:sz w:val="28"/>
          <w:szCs w:val="28"/>
          <w:lang w:val="en-US" w:eastAsia="en-US"/>
        </w:rPr>
      </w:pPr>
      <w:hyperlink w:anchor="_Toc136287527" w:history="1">
        <w:r w:rsidR="007056FB" w:rsidRPr="007056FB">
          <w:rPr>
            <w:rStyle w:val="ae"/>
            <w:rFonts w:ascii="Times New Roman" w:hAnsi="Times New Roman"/>
            <w:noProof/>
            <w:sz w:val="28"/>
            <w:szCs w:val="28"/>
          </w:rPr>
          <w:t>Заключение</w:t>
        </w:r>
        <w:r w:rsidR="007056FB" w:rsidRPr="007056FB">
          <w:rPr>
            <w:rFonts w:ascii="Times New Roman" w:hAnsi="Times New Roman"/>
            <w:noProof/>
            <w:webHidden/>
            <w:sz w:val="28"/>
            <w:szCs w:val="28"/>
          </w:rPr>
          <w:tab/>
        </w:r>
        <w:r w:rsidR="007056FB" w:rsidRPr="007056FB">
          <w:rPr>
            <w:rFonts w:ascii="Times New Roman" w:hAnsi="Times New Roman"/>
            <w:noProof/>
            <w:webHidden/>
            <w:sz w:val="28"/>
            <w:szCs w:val="28"/>
          </w:rPr>
          <w:fldChar w:fldCharType="begin"/>
        </w:r>
        <w:r w:rsidR="007056FB" w:rsidRPr="007056FB">
          <w:rPr>
            <w:rFonts w:ascii="Times New Roman" w:hAnsi="Times New Roman"/>
            <w:noProof/>
            <w:webHidden/>
            <w:sz w:val="28"/>
            <w:szCs w:val="28"/>
          </w:rPr>
          <w:instrText xml:space="preserve"> PAGEREF _Toc136287527 \h </w:instrText>
        </w:r>
        <w:r w:rsidR="007056FB" w:rsidRPr="007056FB">
          <w:rPr>
            <w:rFonts w:ascii="Times New Roman" w:hAnsi="Times New Roman"/>
            <w:noProof/>
            <w:webHidden/>
            <w:sz w:val="28"/>
            <w:szCs w:val="28"/>
          </w:rPr>
        </w:r>
        <w:r w:rsidR="007056FB" w:rsidRPr="007056FB">
          <w:rPr>
            <w:rFonts w:ascii="Times New Roman" w:hAnsi="Times New Roman"/>
            <w:noProof/>
            <w:webHidden/>
            <w:sz w:val="28"/>
            <w:szCs w:val="28"/>
          </w:rPr>
          <w:fldChar w:fldCharType="separate"/>
        </w:r>
        <w:r w:rsidR="00CE20F6">
          <w:rPr>
            <w:rFonts w:ascii="Times New Roman" w:hAnsi="Times New Roman"/>
            <w:noProof/>
            <w:webHidden/>
            <w:sz w:val="28"/>
            <w:szCs w:val="28"/>
          </w:rPr>
          <w:t>46</w:t>
        </w:r>
        <w:r w:rsidR="007056FB" w:rsidRPr="007056FB">
          <w:rPr>
            <w:rFonts w:ascii="Times New Roman" w:hAnsi="Times New Roman"/>
            <w:noProof/>
            <w:webHidden/>
            <w:sz w:val="28"/>
            <w:szCs w:val="28"/>
          </w:rPr>
          <w:fldChar w:fldCharType="end"/>
        </w:r>
      </w:hyperlink>
    </w:p>
    <w:p w:rsidR="007056FB" w:rsidRPr="007056FB" w:rsidRDefault="00247DF0" w:rsidP="007056FB">
      <w:pPr>
        <w:pStyle w:val="13"/>
        <w:tabs>
          <w:tab w:val="clear" w:pos="9498"/>
          <w:tab w:val="right" w:leader="dot" w:pos="9639"/>
        </w:tabs>
        <w:rPr>
          <w:rFonts w:ascii="Times New Roman" w:hAnsi="Times New Roman"/>
          <w:noProof/>
          <w:sz w:val="28"/>
          <w:szCs w:val="28"/>
          <w:lang w:val="en-US" w:eastAsia="en-US"/>
        </w:rPr>
      </w:pPr>
      <w:hyperlink w:anchor="_Toc136287528" w:history="1">
        <w:r w:rsidR="007056FB" w:rsidRPr="007056FB">
          <w:rPr>
            <w:rStyle w:val="ae"/>
            <w:rFonts w:ascii="Times New Roman" w:hAnsi="Times New Roman"/>
            <w:noProof/>
            <w:sz w:val="28"/>
            <w:szCs w:val="28"/>
          </w:rPr>
          <w:t>Список использ</w:t>
        </w:r>
        <w:r w:rsidR="007056FB" w:rsidRPr="007056FB">
          <w:rPr>
            <w:rStyle w:val="ae"/>
            <w:rFonts w:ascii="Times New Roman" w:hAnsi="Times New Roman"/>
            <w:noProof/>
            <w:sz w:val="28"/>
            <w:szCs w:val="28"/>
          </w:rPr>
          <w:t>у</w:t>
        </w:r>
        <w:r w:rsidR="007056FB" w:rsidRPr="007056FB">
          <w:rPr>
            <w:rStyle w:val="ae"/>
            <w:rFonts w:ascii="Times New Roman" w:hAnsi="Times New Roman"/>
            <w:noProof/>
            <w:sz w:val="28"/>
            <w:szCs w:val="28"/>
          </w:rPr>
          <w:t>емых источников</w:t>
        </w:r>
        <w:r w:rsidR="007056FB" w:rsidRPr="007056FB">
          <w:rPr>
            <w:rFonts w:ascii="Times New Roman" w:hAnsi="Times New Roman"/>
            <w:noProof/>
            <w:webHidden/>
            <w:sz w:val="28"/>
            <w:szCs w:val="28"/>
          </w:rPr>
          <w:tab/>
        </w:r>
        <w:r w:rsidR="007056FB" w:rsidRPr="007056FB">
          <w:rPr>
            <w:rFonts w:ascii="Times New Roman" w:hAnsi="Times New Roman"/>
            <w:noProof/>
            <w:webHidden/>
            <w:sz w:val="28"/>
            <w:szCs w:val="28"/>
          </w:rPr>
          <w:fldChar w:fldCharType="begin"/>
        </w:r>
        <w:r w:rsidR="007056FB" w:rsidRPr="007056FB">
          <w:rPr>
            <w:rFonts w:ascii="Times New Roman" w:hAnsi="Times New Roman"/>
            <w:noProof/>
            <w:webHidden/>
            <w:sz w:val="28"/>
            <w:szCs w:val="28"/>
          </w:rPr>
          <w:instrText xml:space="preserve"> PAGEREF _Toc136287528 \h </w:instrText>
        </w:r>
        <w:r w:rsidR="007056FB" w:rsidRPr="007056FB">
          <w:rPr>
            <w:rFonts w:ascii="Times New Roman" w:hAnsi="Times New Roman"/>
            <w:noProof/>
            <w:webHidden/>
            <w:sz w:val="28"/>
            <w:szCs w:val="28"/>
          </w:rPr>
        </w:r>
        <w:r w:rsidR="007056FB" w:rsidRPr="007056FB">
          <w:rPr>
            <w:rFonts w:ascii="Times New Roman" w:hAnsi="Times New Roman"/>
            <w:noProof/>
            <w:webHidden/>
            <w:sz w:val="28"/>
            <w:szCs w:val="28"/>
          </w:rPr>
          <w:fldChar w:fldCharType="separate"/>
        </w:r>
        <w:r w:rsidR="00CE20F6">
          <w:rPr>
            <w:rFonts w:ascii="Times New Roman" w:hAnsi="Times New Roman"/>
            <w:noProof/>
            <w:webHidden/>
            <w:sz w:val="28"/>
            <w:szCs w:val="28"/>
          </w:rPr>
          <w:t>47</w:t>
        </w:r>
        <w:r w:rsidR="007056FB" w:rsidRPr="007056FB">
          <w:rPr>
            <w:rFonts w:ascii="Times New Roman" w:hAnsi="Times New Roman"/>
            <w:noProof/>
            <w:webHidden/>
            <w:sz w:val="28"/>
            <w:szCs w:val="28"/>
          </w:rPr>
          <w:fldChar w:fldCharType="end"/>
        </w:r>
      </w:hyperlink>
    </w:p>
    <w:p w:rsidR="007056FB" w:rsidRPr="007056FB" w:rsidRDefault="00247DF0" w:rsidP="007056FB">
      <w:pPr>
        <w:pStyle w:val="13"/>
        <w:tabs>
          <w:tab w:val="clear" w:pos="9498"/>
          <w:tab w:val="right" w:leader="dot" w:pos="9639"/>
        </w:tabs>
        <w:rPr>
          <w:rFonts w:ascii="Times New Roman" w:hAnsi="Times New Roman"/>
          <w:noProof/>
          <w:sz w:val="28"/>
          <w:szCs w:val="28"/>
          <w:lang w:val="en-US" w:eastAsia="en-US"/>
        </w:rPr>
      </w:pPr>
      <w:hyperlink w:anchor="_Toc136287529" w:history="1">
        <w:r w:rsidR="007056FB" w:rsidRPr="007056FB">
          <w:rPr>
            <w:rStyle w:val="ae"/>
            <w:rFonts w:ascii="Times New Roman" w:hAnsi="Times New Roman"/>
            <w:noProof/>
            <w:sz w:val="28"/>
            <w:szCs w:val="28"/>
          </w:rPr>
          <w:t>Приложение А</w:t>
        </w:r>
        <w:r w:rsidR="007056FB" w:rsidRPr="007056FB">
          <w:rPr>
            <w:rFonts w:ascii="Times New Roman" w:hAnsi="Times New Roman"/>
            <w:noProof/>
            <w:webHidden/>
            <w:sz w:val="28"/>
            <w:szCs w:val="28"/>
          </w:rPr>
          <w:tab/>
        </w:r>
        <w:r w:rsidR="007056FB" w:rsidRPr="007056FB">
          <w:rPr>
            <w:rFonts w:ascii="Times New Roman" w:hAnsi="Times New Roman"/>
            <w:noProof/>
            <w:webHidden/>
            <w:sz w:val="28"/>
            <w:szCs w:val="28"/>
          </w:rPr>
          <w:fldChar w:fldCharType="begin"/>
        </w:r>
        <w:r w:rsidR="007056FB" w:rsidRPr="007056FB">
          <w:rPr>
            <w:rFonts w:ascii="Times New Roman" w:hAnsi="Times New Roman"/>
            <w:noProof/>
            <w:webHidden/>
            <w:sz w:val="28"/>
            <w:szCs w:val="28"/>
          </w:rPr>
          <w:instrText xml:space="preserve"> PAGEREF _Toc136287529 \h </w:instrText>
        </w:r>
        <w:r w:rsidR="007056FB" w:rsidRPr="007056FB">
          <w:rPr>
            <w:rFonts w:ascii="Times New Roman" w:hAnsi="Times New Roman"/>
            <w:noProof/>
            <w:webHidden/>
            <w:sz w:val="28"/>
            <w:szCs w:val="28"/>
          </w:rPr>
        </w:r>
        <w:r w:rsidR="007056FB" w:rsidRPr="007056FB">
          <w:rPr>
            <w:rFonts w:ascii="Times New Roman" w:hAnsi="Times New Roman"/>
            <w:noProof/>
            <w:webHidden/>
            <w:sz w:val="28"/>
            <w:szCs w:val="28"/>
          </w:rPr>
          <w:fldChar w:fldCharType="separate"/>
        </w:r>
        <w:r w:rsidR="00CE20F6">
          <w:rPr>
            <w:rFonts w:ascii="Times New Roman" w:hAnsi="Times New Roman"/>
            <w:noProof/>
            <w:webHidden/>
            <w:sz w:val="28"/>
            <w:szCs w:val="28"/>
          </w:rPr>
          <w:t>48</w:t>
        </w:r>
        <w:r w:rsidR="007056FB" w:rsidRPr="007056FB">
          <w:rPr>
            <w:rFonts w:ascii="Times New Roman" w:hAnsi="Times New Roman"/>
            <w:noProof/>
            <w:webHidden/>
            <w:sz w:val="28"/>
            <w:szCs w:val="28"/>
          </w:rPr>
          <w:fldChar w:fldCharType="end"/>
        </w:r>
      </w:hyperlink>
    </w:p>
    <w:p w:rsidR="007056FB" w:rsidRPr="007056FB" w:rsidRDefault="00247DF0" w:rsidP="007056FB">
      <w:pPr>
        <w:pStyle w:val="13"/>
        <w:tabs>
          <w:tab w:val="clear" w:pos="9498"/>
          <w:tab w:val="right" w:leader="dot" w:pos="9639"/>
        </w:tabs>
        <w:rPr>
          <w:rFonts w:ascii="Times New Roman" w:hAnsi="Times New Roman"/>
          <w:noProof/>
          <w:sz w:val="28"/>
          <w:szCs w:val="28"/>
          <w:lang w:val="en-US" w:eastAsia="en-US"/>
        </w:rPr>
      </w:pPr>
      <w:hyperlink w:anchor="_Toc136287530" w:history="1">
        <w:r w:rsidR="007056FB" w:rsidRPr="007056FB">
          <w:rPr>
            <w:rStyle w:val="ae"/>
            <w:rFonts w:ascii="Times New Roman" w:hAnsi="Times New Roman"/>
            <w:noProof/>
            <w:sz w:val="28"/>
            <w:szCs w:val="28"/>
          </w:rPr>
          <w:t>(Обязательное)</w:t>
        </w:r>
        <w:r w:rsidR="007056FB" w:rsidRPr="007056FB">
          <w:rPr>
            <w:rFonts w:ascii="Times New Roman" w:hAnsi="Times New Roman"/>
            <w:noProof/>
            <w:webHidden/>
            <w:sz w:val="28"/>
            <w:szCs w:val="28"/>
          </w:rPr>
          <w:tab/>
        </w:r>
        <w:r w:rsidR="007056FB" w:rsidRPr="007056FB">
          <w:rPr>
            <w:rFonts w:ascii="Times New Roman" w:hAnsi="Times New Roman"/>
            <w:noProof/>
            <w:webHidden/>
            <w:sz w:val="28"/>
            <w:szCs w:val="28"/>
          </w:rPr>
          <w:fldChar w:fldCharType="begin"/>
        </w:r>
        <w:r w:rsidR="007056FB" w:rsidRPr="007056FB">
          <w:rPr>
            <w:rFonts w:ascii="Times New Roman" w:hAnsi="Times New Roman"/>
            <w:noProof/>
            <w:webHidden/>
            <w:sz w:val="28"/>
            <w:szCs w:val="28"/>
          </w:rPr>
          <w:instrText xml:space="preserve"> PAGEREF _Toc136287530 \h </w:instrText>
        </w:r>
        <w:r w:rsidR="007056FB" w:rsidRPr="007056FB">
          <w:rPr>
            <w:rFonts w:ascii="Times New Roman" w:hAnsi="Times New Roman"/>
            <w:noProof/>
            <w:webHidden/>
            <w:sz w:val="28"/>
            <w:szCs w:val="28"/>
          </w:rPr>
        </w:r>
        <w:r w:rsidR="007056FB" w:rsidRPr="007056FB">
          <w:rPr>
            <w:rFonts w:ascii="Times New Roman" w:hAnsi="Times New Roman"/>
            <w:noProof/>
            <w:webHidden/>
            <w:sz w:val="28"/>
            <w:szCs w:val="28"/>
          </w:rPr>
          <w:fldChar w:fldCharType="separate"/>
        </w:r>
        <w:r w:rsidR="00CE20F6">
          <w:rPr>
            <w:rFonts w:ascii="Times New Roman" w:hAnsi="Times New Roman"/>
            <w:noProof/>
            <w:webHidden/>
            <w:sz w:val="28"/>
            <w:szCs w:val="28"/>
          </w:rPr>
          <w:t>48</w:t>
        </w:r>
        <w:r w:rsidR="007056FB" w:rsidRPr="007056FB">
          <w:rPr>
            <w:rFonts w:ascii="Times New Roman" w:hAnsi="Times New Roman"/>
            <w:noProof/>
            <w:webHidden/>
            <w:sz w:val="28"/>
            <w:szCs w:val="28"/>
          </w:rPr>
          <w:fldChar w:fldCharType="end"/>
        </w:r>
      </w:hyperlink>
    </w:p>
    <w:p w:rsidR="007056FB" w:rsidRPr="007056FB" w:rsidRDefault="00247DF0" w:rsidP="007056FB">
      <w:pPr>
        <w:pStyle w:val="13"/>
        <w:tabs>
          <w:tab w:val="clear" w:pos="9498"/>
          <w:tab w:val="right" w:leader="dot" w:pos="9639"/>
        </w:tabs>
        <w:rPr>
          <w:rFonts w:ascii="Times New Roman" w:hAnsi="Times New Roman"/>
          <w:noProof/>
          <w:sz w:val="28"/>
          <w:szCs w:val="28"/>
          <w:lang w:val="en-US" w:eastAsia="en-US"/>
        </w:rPr>
      </w:pPr>
      <w:hyperlink w:anchor="_Toc136287531" w:history="1">
        <w:r w:rsidR="007056FB" w:rsidRPr="007056FB">
          <w:rPr>
            <w:rStyle w:val="ae"/>
            <w:rFonts w:ascii="Times New Roman" w:hAnsi="Times New Roman"/>
            <w:noProof/>
            <w:sz w:val="28"/>
            <w:szCs w:val="28"/>
          </w:rPr>
          <w:t>Приложение Б</w:t>
        </w:r>
        <w:r w:rsidR="007056FB" w:rsidRPr="007056FB">
          <w:rPr>
            <w:rFonts w:ascii="Times New Roman" w:hAnsi="Times New Roman"/>
            <w:noProof/>
            <w:webHidden/>
            <w:sz w:val="28"/>
            <w:szCs w:val="28"/>
          </w:rPr>
          <w:tab/>
        </w:r>
        <w:r w:rsidR="007056FB" w:rsidRPr="007056FB">
          <w:rPr>
            <w:rFonts w:ascii="Times New Roman" w:hAnsi="Times New Roman"/>
            <w:noProof/>
            <w:webHidden/>
            <w:sz w:val="28"/>
            <w:szCs w:val="28"/>
          </w:rPr>
          <w:fldChar w:fldCharType="begin"/>
        </w:r>
        <w:r w:rsidR="007056FB" w:rsidRPr="007056FB">
          <w:rPr>
            <w:rFonts w:ascii="Times New Roman" w:hAnsi="Times New Roman"/>
            <w:noProof/>
            <w:webHidden/>
            <w:sz w:val="28"/>
            <w:szCs w:val="28"/>
          </w:rPr>
          <w:instrText xml:space="preserve"> PAGEREF _Toc136287531 \h </w:instrText>
        </w:r>
        <w:r w:rsidR="007056FB" w:rsidRPr="007056FB">
          <w:rPr>
            <w:rFonts w:ascii="Times New Roman" w:hAnsi="Times New Roman"/>
            <w:noProof/>
            <w:webHidden/>
            <w:sz w:val="28"/>
            <w:szCs w:val="28"/>
          </w:rPr>
        </w:r>
        <w:r w:rsidR="007056FB" w:rsidRPr="007056FB">
          <w:rPr>
            <w:rFonts w:ascii="Times New Roman" w:hAnsi="Times New Roman"/>
            <w:noProof/>
            <w:webHidden/>
            <w:sz w:val="28"/>
            <w:szCs w:val="28"/>
          </w:rPr>
          <w:fldChar w:fldCharType="separate"/>
        </w:r>
        <w:r w:rsidR="00CE20F6">
          <w:rPr>
            <w:rFonts w:ascii="Times New Roman" w:hAnsi="Times New Roman"/>
            <w:noProof/>
            <w:webHidden/>
            <w:sz w:val="28"/>
            <w:szCs w:val="28"/>
          </w:rPr>
          <w:t>52</w:t>
        </w:r>
        <w:r w:rsidR="007056FB" w:rsidRPr="007056FB">
          <w:rPr>
            <w:rFonts w:ascii="Times New Roman" w:hAnsi="Times New Roman"/>
            <w:noProof/>
            <w:webHidden/>
            <w:sz w:val="28"/>
            <w:szCs w:val="28"/>
          </w:rPr>
          <w:fldChar w:fldCharType="end"/>
        </w:r>
      </w:hyperlink>
    </w:p>
    <w:p w:rsidR="007056FB" w:rsidRDefault="00247DF0" w:rsidP="007056FB">
      <w:pPr>
        <w:pStyle w:val="13"/>
        <w:tabs>
          <w:tab w:val="clear" w:pos="9498"/>
          <w:tab w:val="right" w:leader="dot" w:pos="9639"/>
        </w:tabs>
        <w:rPr>
          <w:rFonts w:cstheme="minorBidi"/>
          <w:noProof/>
          <w:lang w:val="en-US" w:eastAsia="en-US"/>
        </w:rPr>
      </w:pPr>
      <w:hyperlink w:anchor="_Toc136287532" w:history="1">
        <w:r w:rsidR="007056FB" w:rsidRPr="007056FB">
          <w:rPr>
            <w:rStyle w:val="ae"/>
            <w:rFonts w:ascii="Times New Roman" w:hAnsi="Times New Roman"/>
            <w:noProof/>
            <w:sz w:val="28"/>
            <w:szCs w:val="28"/>
          </w:rPr>
          <w:t>Приложение</w:t>
        </w:r>
        <w:r w:rsidR="007056FB" w:rsidRPr="007056FB">
          <w:rPr>
            <w:rStyle w:val="ae"/>
            <w:rFonts w:ascii="Times New Roman" w:hAnsi="Times New Roman"/>
            <w:noProof/>
            <w:sz w:val="28"/>
            <w:szCs w:val="28"/>
            <w:lang w:val="en-US"/>
          </w:rPr>
          <w:t xml:space="preserve"> </w:t>
        </w:r>
        <w:r w:rsidR="007056FB" w:rsidRPr="007056FB">
          <w:rPr>
            <w:rStyle w:val="ae"/>
            <w:rFonts w:ascii="Times New Roman" w:hAnsi="Times New Roman"/>
            <w:noProof/>
            <w:sz w:val="28"/>
            <w:szCs w:val="28"/>
          </w:rPr>
          <w:t>В</w:t>
        </w:r>
        <w:r w:rsidR="007056FB" w:rsidRPr="007056FB">
          <w:rPr>
            <w:rFonts w:ascii="Times New Roman" w:hAnsi="Times New Roman"/>
            <w:noProof/>
            <w:webHidden/>
            <w:sz w:val="28"/>
            <w:szCs w:val="28"/>
          </w:rPr>
          <w:tab/>
        </w:r>
        <w:r w:rsidR="007056FB" w:rsidRPr="007056FB">
          <w:rPr>
            <w:rFonts w:ascii="Times New Roman" w:hAnsi="Times New Roman"/>
            <w:noProof/>
            <w:webHidden/>
            <w:sz w:val="28"/>
            <w:szCs w:val="28"/>
          </w:rPr>
          <w:fldChar w:fldCharType="begin"/>
        </w:r>
        <w:r w:rsidR="007056FB" w:rsidRPr="007056FB">
          <w:rPr>
            <w:rFonts w:ascii="Times New Roman" w:hAnsi="Times New Roman"/>
            <w:noProof/>
            <w:webHidden/>
            <w:sz w:val="28"/>
            <w:szCs w:val="28"/>
          </w:rPr>
          <w:instrText xml:space="preserve"> PAGEREF _Toc136287532 \h </w:instrText>
        </w:r>
        <w:r w:rsidR="007056FB" w:rsidRPr="007056FB">
          <w:rPr>
            <w:rFonts w:ascii="Times New Roman" w:hAnsi="Times New Roman"/>
            <w:noProof/>
            <w:webHidden/>
            <w:sz w:val="28"/>
            <w:szCs w:val="28"/>
          </w:rPr>
        </w:r>
        <w:r w:rsidR="007056FB" w:rsidRPr="007056FB">
          <w:rPr>
            <w:rFonts w:ascii="Times New Roman" w:hAnsi="Times New Roman"/>
            <w:noProof/>
            <w:webHidden/>
            <w:sz w:val="28"/>
            <w:szCs w:val="28"/>
          </w:rPr>
          <w:fldChar w:fldCharType="separate"/>
        </w:r>
        <w:r w:rsidR="00CE20F6">
          <w:rPr>
            <w:rFonts w:ascii="Times New Roman" w:hAnsi="Times New Roman"/>
            <w:noProof/>
            <w:webHidden/>
            <w:sz w:val="28"/>
            <w:szCs w:val="28"/>
          </w:rPr>
          <w:t>92</w:t>
        </w:r>
        <w:r w:rsidR="007056FB" w:rsidRPr="007056FB">
          <w:rPr>
            <w:rFonts w:ascii="Times New Roman" w:hAnsi="Times New Roman"/>
            <w:noProof/>
            <w:webHidden/>
            <w:sz w:val="28"/>
            <w:szCs w:val="28"/>
          </w:rPr>
          <w:fldChar w:fldCharType="end"/>
        </w:r>
      </w:hyperlink>
    </w:p>
    <w:p w:rsidR="007056FB" w:rsidRDefault="007056FB" w:rsidP="007056FB">
      <w:pPr>
        <w:rPr>
          <w:rFonts w:cs="Times New Roman"/>
          <w:bCs/>
          <w:szCs w:val="28"/>
        </w:rPr>
      </w:pPr>
      <w:r>
        <w:rPr>
          <w:rFonts w:cs="Times New Roman"/>
          <w:bCs/>
          <w:szCs w:val="28"/>
        </w:rPr>
        <w:fldChar w:fldCharType="end"/>
      </w:r>
    </w:p>
    <w:p w:rsidR="007056FB" w:rsidRDefault="007056FB">
      <w:pPr>
        <w:spacing w:after="160" w:line="259" w:lineRule="auto"/>
        <w:rPr>
          <w:b/>
          <w:bCs/>
          <w:szCs w:val="32"/>
          <w:lang w:eastAsia="ru-RU"/>
        </w:rPr>
      </w:pPr>
      <w:r>
        <w:rPr>
          <w:b/>
          <w:bCs/>
          <w:szCs w:val="32"/>
          <w:lang w:eastAsia="ru-RU"/>
        </w:rPr>
        <w:br w:type="page"/>
      </w:r>
    </w:p>
    <w:p w:rsidR="007056FB" w:rsidRPr="007056FB" w:rsidRDefault="007056FB" w:rsidP="007056FB">
      <w:pPr>
        <w:pStyle w:val="21"/>
        <w:jc w:val="center"/>
        <w:rPr>
          <w:rFonts w:eastAsia="Times New Roman" w:cs="Times New Roman"/>
          <w:sz w:val="28"/>
        </w:rPr>
      </w:pPr>
      <w:bookmarkStart w:id="3" w:name="_Toc136287491"/>
      <w:r w:rsidRPr="007056FB">
        <w:rPr>
          <w:sz w:val="28"/>
        </w:rPr>
        <w:lastRenderedPageBreak/>
        <w:t>Перечень сокращений и обозначений</w:t>
      </w:r>
      <w:bookmarkEnd w:id="1"/>
      <w:bookmarkEnd w:id="3"/>
    </w:p>
    <w:p w:rsidR="007056FB" w:rsidRPr="00C37C53" w:rsidRDefault="007056FB" w:rsidP="007056FB">
      <w:pPr>
        <w:pStyle w:val="a5"/>
      </w:pPr>
      <w:r w:rsidRPr="00C37C53">
        <w:rPr>
          <w:i/>
        </w:rPr>
        <w:t>UML</w:t>
      </w:r>
      <w:r w:rsidRPr="00C37C53">
        <w:t xml:space="preserve"> (</w:t>
      </w:r>
      <w:r w:rsidRPr="00C37C53">
        <w:rPr>
          <w:i/>
        </w:rPr>
        <w:t>Unified Modeling Language</w:t>
      </w:r>
      <w:r w:rsidRPr="00C37C53">
        <w:t xml:space="preserve">) – </w:t>
      </w:r>
      <w:r w:rsidRPr="00FD127F">
        <w:t>унифицированный</w:t>
      </w:r>
      <w:r w:rsidRPr="00C37C53">
        <w:t xml:space="preserve"> </w:t>
      </w:r>
      <w:r w:rsidRPr="00FD127F">
        <w:t>язык</w:t>
      </w:r>
      <w:r w:rsidRPr="00C37C53">
        <w:t xml:space="preserve"> </w:t>
      </w:r>
      <w:r w:rsidRPr="00FD127F">
        <w:t>моделирования</w:t>
      </w:r>
    </w:p>
    <w:p w:rsidR="007056FB" w:rsidRPr="00C37C53" w:rsidRDefault="007056FB" w:rsidP="007056FB">
      <w:pPr>
        <w:pStyle w:val="a5"/>
      </w:pPr>
      <w:r>
        <w:t xml:space="preserve">ГОСТ – </w:t>
      </w:r>
      <w:r w:rsidRPr="00FD127F">
        <w:t>региональный стандарт, принятый Межгосударственным советом по стандартизации, метрологии и сертификации Содружества Независимых Государств</w:t>
      </w:r>
    </w:p>
    <w:p w:rsidR="007056FB" w:rsidRPr="00191CC2" w:rsidRDefault="007056FB" w:rsidP="007056FB">
      <w:pPr>
        <w:pStyle w:val="a5"/>
      </w:pPr>
      <w:r>
        <w:t>ПЭВМ – персональная электронно-вычислительная машина</w:t>
      </w:r>
    </w:p>
    <w:p w:rsidR="007056FB" w:rsidRDefault="007056FB" w:rsidP="007056FB">
      <w:pPr>
        <w:pStyle w:val="a5"/>
      </w:pPr>
      <w:r w:rsidRPr="00FB6B92">
        <w:t>ПК</w:t>
      </w:r>
      <w:r w:rsidRPr="00191CC2">
        <w:t xml:space="preserve"> </w:t>
      </w:r>
      <w:r>
        <w:t>–</w:t>
      </w:r>
      <w:r w:rsidRPr="00191CC2">
        <w:t xml:space="preserve"> </w:t>
      </w:r>
      <w:r>
        <w:t>персональный компьютер</w:t>
      </w:r>
    </w:p>
    <w:p w:rsidR="004F4663" w:rsidRDefault="004F4663" w:rsidP="004F4663">
      <w:pPr>
        <w:pStyle w:val="a5"/>
      </w:pPr>
      <w:r w:rsidRPr="00627878">
        <w:t xml:space="preserve">Форма </w:t>
      </w:r>
      <w:r>
        <w:t>–</w:t>
      </w:r>
      <w:r w:rsidRPr="007056FB">
        <w:t xml:space="preserve"> </w:t>
      </w:r>
      <w:r w:rsidRPr="00627878">
        <w:t xml:space="preserve"> это графический элемент пользовательского интерфейса, который представляет собой окно или контейнер, предназначенный для отображения и взаимодействия с пользователем.</w:t>
      </w:r>
    </w:p>
    <w:p w:rsidR="004F4663" w:rsidRDefault="004F4663" w:rsidP="004F4663">
      <w:pPr>
        <w:pStyle w:val="a5"/>
      </w:pPr>
      <w:r>
        <w:t xml:space="preserve">Фреймворк – </w:t>
      </w:r>
      <w:r w:rsidRPr="00056C2F">
        <w:t>программная платформа, которая упрощает разработку программного продукта, определяет структуру проекта</w:t>
      </w:r>
    </w:p>
    <w:p w:rsidR="007056FB" w:rsidRDefault="007056FB" w:rsidP="007056FB">
      <w:pPr>
        <w:pStyle w:val="a5"/>
      </w:pPr>
      <w:r w:rsidRPr="00C37C53">
        <w:rPr>
          <w:i/>
        </w:rPr>
        <w:t>.NET</w:t>
      </w:r>
      <w:r>
        <w:rPr>
          <w:i/>
        </w:rPr>
        <w:t xml:space="preserve"> </w:t>
      </w:r>
      <w:r>
        <w:t>–</w:t>
      </w:r>
      <w:r w:rsidRPr="00C37C53">
        <w:t xml:space="preserve"> </w:t>
      </w:r>
      <w:r>
        <w:t>к</w:t>
      </w:r>
      <w:r w:rsidRPr="00C37C53">
        <w:t>россплатформенная платформа для создания различных типов приложений</w:t>
      </w:r>
      <w:r w:rsidR="009C1048">
        <w:t>.</w:t>
      </w:r>
    </w:p>
    <w:p w:rsidR="009C1048" w:rsidRDefault="009C1048" w:rsidP="009C1048">
      <w:pPr>
        <w:pStyle w:val="a5"/>
      </w:pPr>
      <w:r>
        <w:rPr>
          <w:lang w:val="en-US"/>
        </w:rPr>
        <w:t>JSON</w:t>
      </w:r>
      <w:r w:rsidRPr="007056FB">
        <w:t xml:space="preserve"> </w:t>
      </w:r>
      <w:r>
        <w:t>–</w:t>
      </w:r>
      <w:r w:rsidRPr="007056FB">
        <w:t xml:space="preserve"> Текстовый формат обмена данными, основанный на JavaScript.</w:t>
      </w:r>
    </w:p>
    <w:p w:rsidR="004F4663" w:rsidRDefault="004F4663" w:rsidP="004F4663">
      <w:pPr>
        <w:pStyle w:val="a5"/>
      </w:pPr>
      <w:r>
        <w:rPr>
          <w:lang w:val="en-US"/>
        </w:rPr>
        <w:t>MVC</w:t>
      </w:r>
      <w:r w:rsidRPr="007056FB">
        <w:t xml:space="preserve"> (Model-View-Controller) </w:t>
      </w:r>
      <w:r>
        <w:t>–</w:t>
      </w:r>
      <w:r w:rsidRPr="007056FB">
        <w:t xml:space="preserve"> Схема разделения данных приложения и управляющей логики на три отдельных компонента: модель, представление и контроллер</w:t>
      </w:r>
      <w:r>
        <w:t>.</w:t>
      </w:r>
    </w:p>
    <w:p w:rsidR="007056FB" w:rsidRPr="00627878" w:rsidRDefault="007056FB" w:rsidP="00627878">
      <w:pPr>
        <w:pStyle w:val="a5"/>
      </w:pPr>
      <w:r w:rsidRPr="00627878">
        <w:br w:type="page"/>
      </w:r>
    </w:p>
    <w:p w:rsidR="00D12A6E" w:rsidRPr="00C01107" w:rsidRDefault="00D12A6E" w:rsidP="00C01107">
      <w:pPr>
        <w:pStyle w:val="21"/>
        <w:jc w:val="center"/>
        <w:rPr>
          <w:sz w:val="28"/>
          <w:szCs w:val="30"/>
        </w:rPr>
      </w:pPr>
      <w:bookmarkStart w:id="4" w:name="_Toc136287492"/>
      <w:r w:rsidRPr="00C01107">
        <w:rPr>
          <w:sz w:val="28"/>
          <w:szCs w:val="30"/>
        </w:rPr>
        <w:lastRenderedPageBreak/>
        <w:t>Введение</w:t>
      </w:r>
      <w:bookmarkEnd w:id="4"/>
    </w:p>
    <w:p w:rsidR="004F4663" w:rsidRDefault="00D12A6E" w:rsidP="009A72A0">
      <w:pPr>
        <w:pStyle w:val="a5"/>
      </w:pPr>
      <w:r w:rsidRPr="004F0512">
        <w:t xml:space="preserve">В настоящее время разработка программного обеспечения является важным элементом современного мира. С каждым днем число пользователей, использующих интернет-сервисы, увеличивается, и вместе с ним растут их требования к качеству и безопасности обработки </w:t>
      </w:r>
      <w:r w:rsidR="004F4663">
        <w:t>и хранения персональных данных.</w:t>
      </w:r>
    </w:p>
    <w:p w:rsidR="00D12A6E" w:rsidRDefault="00D12A6E" w:rsidP="009A72A0">
      <w:pPr>
        <w:pStyle w:val="a5"/>
      </w:pPr>
      <w:r w:rsidRPr="004F0512">
        <w:t>Одним из наиболее важных аспектов безопасности является сохранение конфиденциальности паролей пользователей.</w:t>
      </w:r>
    </w:p>
    <w:p w:rsidR="00D12A6E" w:rsidRDefault="00D12A6E" w:rsidP="009A72A0">
      <w:pPr>
        <w:pStyle w:val="a5"/>
      </w:pPr>
      <w:r>
        <w:t>Для хорошего пароля, устойчивого к атакам рекомендуется следовать большому количеству правил:</w:t>
      </w:r>
    </w:p>
    <w:p w:rsidR="00D12A6E" w:rsidRDefault="00D12A6E" w:rsidP="009A72A0">
      <w:pPr>
        <w:pStyle w:val="a5"/>
        <w:numPr>
          <w:ilvl w:val="0"/>
          <w:numId w:val="1"/>
        </w:numPr>
      </w:pPr>
      <w:r>
        <w:t>Длина: Пароль должен быть достаточно длинным. Рекомендуется использовать пароли длиной не менее 12 символов.</w:t>
      </w:r>
    </w:p>
    <w:p w:rsidR="00D12A6E" w:rsidRDefault="00D12A6E" w:rsidP="009A72A0">
      <w:pPr>
        <w:pStyle w:val="a5"/>
        <w:numPr>
          <w:ilvl w:val="0"/>
          <w:numId w:val="1"/>
        </w:numPr>
      </w:pPr>
      <w:r>
        <w:t>Разнообразие символов: Пароль должен состоять из разнообразных символов, включая прописные и строчные букв</w:t>
      </w:r>
      <w:r w:rsidR="00627878">
        <w:t xml:space="preserve">ы, цифры и специальные символы </w:t>
      </w:r>
      <w:proofErr w:type="gramStart"/>
      <w:r>
        <w:t>например</w:t>
      </w:r>
      <w:r w:rsidR="00627878">
        <w:t>(</w:t>
      </w:r>
      <w:proofErr w:type="gramEnd"/>
      <w:r w:rsidR="00627878" w:rsidRPr="00627878">
        <w:t>^</w:t>
      </w:r>
      <w:r>
        <w:t>, !, @, #, $).</w:t>
      </w:r>
    </w:p>
    <w:p w:rsidR="00D12A6E" w:rsidRDefault="00D12A6E" w:rsidP="009A72A0">
      <w:pPr>
        <w:pStyle w:val="a5"/>
        <w:numPr>
          <w:ilvl w:val="0"/>
          <w:numId w:val="1"/>
        </w:numPr>
      </w:pPr>
      <w:r>
        <w:t>Неиспользование личной информации: Необходимо избегать использования личной информации, такой как имена, даты рождения, адреса и т.д., которую можно легко угадать или получить из публичных источников.</w:t>
      </w:r>
    </w:p>
    <w:p w:rsidR="00D12A6E" w:rsidRDefault="00D12A6E" w:rsidP="009A72A0">
      <w:pPr>
        <w:pStyle w:val="a5"/>
        <w:numPr>
          <w:ilvl w:val="0"/>
          <w:numId w:val="1"/>
        </w:numPr>
      </w:pPr>
      <w:r>
        <w:t>Неиспользование последовательностей:</w:t>
      </w:r>
      <w:r w:rsidRPr="005338A3">
        <w:t xml:space="preserve"> </w:t>
      </w:r>
      <w:r>
        <w:t>Необходимо избегать использования последовательностей символов или цифр, таких как "123456" или "qwerty", которые могут быть легко угаданы.</w:t>
      </w:r>
    </w:p>
    <w:p w:rsidR="00D12A6E" w:rsidRDefault="00D12A6E" w:rsidP="009A72A0">
      <w:pPr>
        <w:pStyle w:val="a5"/>
        <w:numPr>
          <w:ilvl w:val="0"/>
          <w:numId w:val="1"/>
        </w:numPr>
      </w:pPr>
      <w:r>
        <w:t>Уникальность: Рекомендуется использовать уникальные пароли для разных учетных записей. Использование одного и того же пароля для разных сервисов может повлечь серьезные последствия в случае утечки пароля.</w:t>
      </w:r>
    </w:p>
    <w:p w:rsidR="00C01107" w:rsidRDefault="00D12A6E" w:rsidP="009A72A0">
      <w:pPr>
        <w:pStyle w:val="a5"/>
      </w:pPr>
      <w:r w:rsidRPr="004F0512">
        <w:t>В данной работе представлено приложение, разработанное для безопасн</w:t>
      </w:r>
      <w:r>
        <w:t>ого</w:t>
      </w:r>
      <w:r w:rsidRPr="004F0512">
        <w:t xml:space="preserve"> хранения паролей </w:t>
      </w:r>
      <w:r>
        <w:t>рядового пользователя</w:t>
      </w:r>
      <w:r w:rsidRPr="004F0512">
        <w:t xml:space="preserve">. Оно позволяет сохранять пароли в зашифрованном виде и предоставляет возможность удобного редактирования, </w:t>
      </w:r>
      <w:r w:rsidRPr="004F0512">
        <w:lastRenderedPageBreak/>
        <w:t xml:space="preserve">добавления </w:t>
      </w:r>
      <w:r w:rsidR="00627878">
        <w:t>и удаления сохраненных паролей, а также для генерирования новых паролей.</w:t>
      </w:r>
    </w:p>
    <w:p w:rsidR="00C01107" w:rsidRDefault="00C01107">
      <w:pPr>
        <w:spacing w:after="160" w:line="259" w:lineRule="auto"/>
        <w:rPr>
          <w:rFonts w:cs="Times New Roman"/>
          <w:szCs w:val="28"/>
          <w:shd w:val="clear" w:color="auto" w:fill="FFFFFF"/>
          <w:lang w:eastAsia="ru-RU"/>
        </w:rPr>
      </w:pPr>
      <w:r>
        <w:br w:type="page"/>
      </w:r>
    </w:p>
    <w:p w:rsidR="00CD25C4" w:rsidRPr="007A7BEB" w:rsidRDefault="00CD25C4" w:rsidP="007A7BEB">
      <w:pPr>
        <w:pStyle w:val="11"/>
      </w:pPr>
      <w:bookmarkStart w:id="5" w:name="_Toc41951881"/>
      <w:bookmarkStart w:id="6" w:name="_Toc136287493"/>
      <w:r w:rsidRPr="007A7BEB">
        <w:lastRenderedPageBreak/>
        <w:t>1</w:t>
      </w:r>
      <w:bookmarkEnd w:id="5"/>
      <w:r w:rsidRPr="007A7BEB">
        <w:t xml:space="preserve"> </w:t>
      </w:r>
      <w:r w:rsidR="00C01107">
        <w:t>Менеджер паролей</w:t>
      </w:r>
      <w:bookmarkEnd w:id="6"/>
    </w:p>
    <w:p w:rsidR="00CD25C4" w:rsidRDefault="00CD25C4" w:rsidP="009A72A0">
      <w:pPr>
        <w:pStyle w:val="a5"/>
      </w:pPr>
      <w:r w:rsidRPr="008B14F2">
        <w:t xml:space="preserve">Актуальность данной темы обусловлена тем, что в настоящее время важно обеспечить безопасность личной информации и конфиденциальных данных. </w:t>
      </w:r>
      <w:r>
        <w:t>М</w:t>
      </w:r>
      <w:r w:rsidRPr="008E7145">
        <w:t xml:space="preserve">ногие из </w:t>
      </w:r>
      <w:r>
        <w:t>пользователей</w:t>
      </w:r>
      <w:r w:rsidRPr="008E7145">
        <w:t xml:space="preserve"> сталкиваются с проблемой запоминания множества сложных паролей для каждого сервиса, и поэтому для ставят один и тот же пароль, что в разы облегчает задачу злоумышленнику, если он захочет получить контроль над каким-либо аккаунтом.</w:t>
      </w:r>
      <w:r>
        <w:t xml:space="preserve"> </w:t>
      </w:r>
    </w:p>
    <w:p w:rsidR="00CD25C4" w:rsidRDefault="00CD25C4" w:rsidP="009A72A0">
      <w:pPr>
        <w:pStyle w:val="a5"/>
      </w:pPr>
      <w:r>
        <w:t xml:space="preserve">Если пользователь хочет обеспечить безопасность своих аккаунтов в сети, ему необходимо использовать разные пароли к разным аккаунтам. Ставится вопрос о хранении данных аккаунта где-либо и о фантазии придумывания стойких паролей. Есть несколько способов хранения. </w:t>
      </w:r>
    </w:p>
    <w:p w:rsidR="00CD25C4" w:rsidRDefault="00CD25C4" w:rsidP="009A72A0">
      <w:pPr>
        <w:pStyle w:val="a5"/>
      </w:pPr>
      <w:r>
        <w:t>Можно попросту писать пароль в блокнотик. В таком случае, около компьютера пользователя будет лежать блокнот, в котором хаотично записаны какие-либо аккаунты, отдельные пароли, номера телефонов вперемешку с записями. Также однажды он может потеряться, и в таком случае необходимо будет заново восстанавливать доступ ко всем записанным туда аккаунтам.</w:t>
      </w:r>
    </w:p>
    <w:p w:rsidR="00CD25C4" w:rsidRDefault="00CD25C4" w:rsidP="009A72A0">
      <w:pPr>
        <w:pStyle w:val="a5"/>
      </w:pPr>
      <w:r>
        <w:t xml:space="preserve">Можно хранить в текстовом файле на компьютере. Этот файлик всегда под рукой, его не нужно искать, и можно просто скопировать с какой-либо страницы твой новый логин-пароль, вставить его в «текстовик» и сохранить. К сожалению, это более опасный вариант, так как если к твоему компьютеру получат доступ, то можно попросту скопировать пароли, или сделать скриншот. </w:t>
      </w:r>
    </w:p>
    <w:p w:rsidR="00CD25C4" w:rsidRDefault="00CD25C4" w:rsidP="009A72A0">
      <w:pPr>
        <w:pStyle w:val="a5"/>
      </w:pPr>
      <w:r>
        <w:t xml:space="preserve">Можно обратиться к существующим сейчас менеджерам паролей. К сожалению, для рядового пользователя компьютера чаще всего даже неизвестно, что такие существуют. </w:t>
      </w:r>
      <w:r w:rsidRPr="008B14F2">
        <w:t xml:space="preserve">Имеющиеся на рынке менеджеры паролей зачастую являются либо платными, либо </w:t>
      </w:r>
      <w:r w:rsidRPr="00D90DFA">
        <w:t>требуют особые знания и на</w:t>
      </w:r>
      <w:r>
        <w:t>выки в использовании компьютера,</w:t>
      </w:r>
      <w:r w:rsidRPr="00D90DFA">
        <w:t xml:space="preserve"> что делает их сложными для рядового пользователя</w:t>
      </w:r>
      <w:r w:rsidRPr="008B14F2">
        <w:t>. Поэтому существует потребность в разработке простого и удобного в использовании приложения для хранения паролей.</w:t>
      </w:r>
    </w:p>
    <w:p w:rsidR="00CD25C4" w:rsidRDefault="00CD25C4" w:rsidP="009A72A0">
      <w:pPr>
        <w:pStyle w:val="a5"/>
      </w:pPr>
      <w:r w:rsidRPr="004F0512">
        <w:lastRenderedPageBreak/>
        <w:t>Благодаря применению современных алгоритмов шифрования, сохраненные пароли остаются надежно защищенными от несанкционированного доступа. Кроме того, приложение обладает простым и интуитивно понятным пользовательским интерфейсом, что делает его использование максимально удобным.</w:t>
      </w:r>
    </w:p>
    <w:p w:rsidR="00CD25C4" w:rsidRPr="005338A3" w:rsidRDefault="00CD25C4" w:rsidP="009A72A0">
      <w:pPr>
        <w:pStyle w:val="a5"/>
      </w:pPr>
      <w:r w:rsidRPr="005338A3">
        <w:t>Менеджеры паролей - это решение, которое значительно улучшает безопасность и удобство использования паролей. Одним из главных преимуществ менеджеров паролей является удобство использования. Они предлагают простой и интуитивно понятный пользовательский интерфейс, который позволяет без труда создавать, хранить и управлять паролями. Больше не нужно запоминать множество паролей или записывать их на бумаге, что может представлять угрозу для безопасности. Менеджеры паролей автоматически заполняют поля входа на веб-сайтах и приложениях, облегчая процесс аутентификации и сокращая время, затрачиваемое на ввод пароля.</w:t>
      </w:r>
    </w:p>
    <w:p w:rsidR="00CD25C4" w:rsidRPr="005338A3" w:rsidRDefault="00CD25C4" w:rsidP="009A72A0">
      <w:pPr>
        <w:pStyle w:val="a5"/>
      </w:pPr>
      <w:r w:rsidRPr="005338A3">
        <w:t>Следующим важным аспектом является безопасность. Менеджеры паролей используют мощные алгоритмы шифрования для защиты ваших паролей и конфиденциальных данных. Все пароли хранятся в зашифрованном виде и доступны только вам с использованием основного пароля или другого подтверждающего фактора. Это предотвращает несанкционированный доступ и утечки данных, обеспечивая высокий уровень безопасности.</w:t>
      </w:r>
    </w:p>
    <w:p w:rsidR="00CD25C4" w:rsidRDefault="00CD25C4" w:rsidP="009A72A0">
      <w:pPr>
        <w:pStyle w:val="a5"/>
      </w:pPr>
      <w:r w:rsidRPr="005338A3">
        <w:t>Менеджеры паролей также способствуют созданию сильных паролей. Они предлагают генераторы паролей, которые создают случайные и сложные комбинации символов, невозможные для угадывания или взлома. Это помогает предотвратить использование слабых паролей, которые могут стать легкой целью для злоумышленников.</w:t>
      </w:r>
    </w:p>
    <w:p w:rsidR="00B56C85" w:rsidRDefault="00B56C85" w:rsidP="009A72A0">
      <w:pPr>
        <w:pStyle w:val="a5"/>
      </w:pPr>
      <w:r>
        <w:t>На рисунке 1.1 показаны варианты использования классического менеджера паролей.</w:t>
      </w:r>
    </w:p>
    <w:p w:rsidR="00B56C85" w:rsidRDefault="00B56C85" w:rsidP="00B56C85">
      <w:pPr>
        <w:pStyle w:val="a5"/>
        <w:spacing w:before="240" w:after="240"/>
        <w:jc w:val="center"/>
      </w:pPr>
      <w:r w:rsidRPr="00102375">
        <w:rPr>
          <w:noProof/>
          <w:lang w:val="en-US" w:eastAsia="en-US"/>
        </w:rPr>
        <w:lastRenderedPageBreak/>
        <w:drawing>
          <wp:inline distT="0" distB="0" distL="0" distR="0" wp14:anchorId="0B8260DE" wp14:editId="23CAE803">
            <wp:extent cx="5532582" cy="3507538"/>
            <wp:effectExtent l="0" t="0" r="0" b="0"/>
            <wp:docPr id="7" name="Рисунок 7" descr="A:\GitRepos\PasswordManager\ПЗ\Диаграмма вариантов взаимодейств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GitRepos\PasswordManager\ПЗ\Диаграмма вариантов взаимодействия.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2527" cy="3513843"/>
                    </a:xfrm>
                    <a:prstGeom prst="rect">
                      <a:avLst/>
                    </a:prstGeom>
                    <a:noFill/>
                    <a:ln>
                      <a:noFill/>
                    </a:ln>
                  </pic:spPr>
                </pic:pic>
              </a:graphicData>
            </a:graphic>
          </wp:inline>
        </w:drawing>
      </w:r>
    </w:p>
    <w:p w:rsidR="00B56C85" w:rsidRDefault="00B56C85" w:rsidP="00B56C85">
      <w:pPr>
        <w:pStyle w:val="a5"/>
        <w:spacing w:before="240" w:after="240"/>
        <w:jc w:val="center"/>
      </w:pPr>
      <w:r>
        <w:t xml:space="preserve">Рисунок 1.1 – </w:t>
      </w:r>
      <w:r w:rsidRPr="002D1BAF">
        <w:t>UML</w:t>
      </w:r>
      <w:r>
        <w:t>-</w:t>
      </w:r>
      <w:r w:rsidRPr="002D1BAF">
        <w:t xml:space="preserve">диаграмма вариантов использования </w:t>
      </w:r>
      <w:r>
        <w:t>менеджера паролей</w:t>
      </w:r>
      <w:r w:rsidRPr="002D1BAF">
        <w:t>.</w:t>
      </w:r>
    </w:p>
    <w:p w:rsidR="00D12A6E" w:rsidRDefault="00CD25C4" w:rsidP="00CD25C4">
      <w:pPr>
        <w:pStyle w:val="110"/>
      </w:pPr>
      <w:bookmarkStart w:id="7" w:name="_Toc136287494"/>
      <w:r>
        <w:t>1.1 Анализ существующих аналогов</w:t>
      </w:r>
      <w:bookmarkEnd w:id="7"/>
    </w:p>
    <w:p w:rsidR="00CD25C4" w:rsidRPr="00CD25C4" w:rsidRDefault="001A1D42" w:rsidP="009A72A0">
      <w:pPr>
        <w:pStyle w:val="a5"/>
      </w:pPr>
      <w:bookmarkStart w:id="8" w:name="_Toc104647608"/>
      <w:r>
        <w:t>Среди аналогов</w:t>
      </w:r>
      <w:r w:rsidR="00CD25C4" w:rsidRPr="00CD25C4">
        <w:t xml:space="preserve"> систем для управления паролями, можно выделить следующие:</w:t>
      </w:r>
    </w:p>
    <w:p w:rsidR="00CD25C4" w:rsidRPr="00CD25C4" w:rsidRDefault="001A1D42" w:rsidP="009A72A0">
      <w:pPr>
        <w:pStyle w:val="a5"/>
      </w:pPr>
      <w:r>
        <w:t xml:space="preserve">– </w:t>
      </w:r>
      <w:r w:rsidR="00CD25C4" w:rsidRPr="00CD25C4">
        <w:t>KeePass: бесплатная и открытая система управления паролями.</w:t>
      </w:r>
    </w:p>
    <w:p w:rsidR="00CD25C4" w:rsidRPr="00CD25C4" w:rsidRDefault="00B56C85" w:rsidP="009A72A0">
      <w:pPr>
        <w:pStyle w:val="a5"/>
      </w:pPr>
      <w:r>
        <w:t xml:space="preserve">– </w:t>
      </w:r>
      <w:r w:rsidR="00CD25C4" w:rsidRPr="00CD25C4">
        <w:t>Pass: командная строка для управления паролями с использованием шифрования GPG.</w:t>
      </w:r>
    </w:p>
    <w:p w:rsidR="00CD25C4" w:rsidRPr="00CD25C4" w:rsidRDefault="001A1D42" w:rsidP="009A72A0">
      <w:pPr>
        <w:pStyle w:val="a5"/>
      </w:pPr>
      <w:r>
        <w:t xml:space="preserve">– </w:t>
      </w:r>
      <w:r w:rsidR="00CD25C4" w:rsidRPr="00CD25C4">
        <w:t>Dashlane: коммерческая платформа для управления паролями с функциями автозаполнения и синхронизации.</w:t>
      </w:r>
    </w:p>
    <w:p w:rsidR="00CD25C4" w:rsidRPr="00CD25C4" w:rsidRDefault="00CD25C4" w:rsidP="009A72A0">
      <w:pPr>
        <w:pStyle w:val="a5"/>
      </w:pPr>
      <w:r w:rsidRPr="00CD25C4">
        <w:t xml:space="preserve">Эти системы предоставляют возможность безопасного хранения, генерации и автоматического заполнения паролей, обеспечивая </w:t>
      </w:r>
      <w:r w:rsidR="001A1D42">
        <w:t xml:space="preserve">удобство использования и защиту </w:t>
      </w:r>
      <w:r w:rsidRPr="00CD25C4">
        <w:t>учетных данных.</w:t>
      </w:r>
    </w:p>
    <w:p w:rsidR="00CD25C4" w:rsidRPr="00F1586C" w:rsidRDefault="00CD25C4" w:rsidP="00CD25C4">
      <w:pPr>
        <w:pStyle w:val="1110"/>
      </w:pPr>
      <w:bookmarkStart w:id="9" w:name="_Toc136287495"/>
      <w:r w:rsidRPr="00CD25C4">
        <w:lastRenderedPageBreak/>
        <w:t>1.</w:t>
      </w:r>
      <w:r w:rsidR="001A1D42">
        <w:t>1</w:t>
      </w:r>
      <w:r w:rsidRPr="00CD25C4">
        <w:t>.</w:t>
      </w:r>
      <w:r w:rsidR="001A1D42">
        <w:t>1</w:t>
      </w:r>
      <w:r w:rsidRPr="00CD25C4">
        <w:t xml:space="preserve"> </w:t>
      </w:r>
      <w:bookmarkEnd w:id="8"/>
      <w:r w:rsidR="001A1D42">
        <w:t xml:space="preserve">Менеджер паролей </w:t>
      </w:r>
      <w:r w:rsidR="00F1586C">
        <w:t>«</w:t>
      </w:r>
      <w:r w:rsidR="001A1D42">
        <w:rPr>
          <w:lang w:val="en-US"/>
        </w:rPr>
        <w:t>KeePass</w:t>
      </w:r>
      <w:r w:rsidR="00F1586C">
        <w:t>»</w:t>
      </w:r>
      <w:bookmarkEnd w:id="9"/>
    </w:p>
    <w:p w:rsidR="001A1D42" w:rsidRPr="009A72A0" w:rsidRDefault="001A1D42" w:rsidP="009A72A0">
      <w:pPr>
        <w:pStyle w:val="a5"/>
      </w:pPr>
      <w:r w:rsidRPr="009A72A0">
        <w:t>KeePass - это свободное и бесплатное приложение для управления паролями, которое позволяет сохранять и защищать пароли пользователей в зашифрованном виде. KeePass поддерживает множество функций, включая автоматическое заполнение паролей, возможность генерации паролей и привязки к определенным URL-адресам.</w:t>
      </w:r>
    </w:p>
    <w:p w:rsidR="001A1D42" w:rsidRPr="00DC368A" w:rsidRDefault="001A1D42" w:rsidP="009A72A0">
      <w:pPr>
        <w:pStyle w:val="a5"/>
      </w:pPr>
      <w:r>
        <w:t>KeePass</w:t>
      </w:r>
      <w:r w:rsidRPr="00DC368A">
        <w:t xml:space="preserve"> также предоставляет возможность хранения других конфиденциальных данных, таких как номера кредитных карт, </w:t>
      </w:r>
      <w:r>
        <w:t>PIN</w:t>
      </w:r>
      <w:r w:rsidRPr="00DC368A">
        <w:t>-коды и т.д. Все данные хранятся в одном зашифрованном файле, который защищен мастер-паролем.</w:t>
      </w:r>
    </w:p>
    <w:p w:rsidR="001A1D42" w:rsidRPr="00DC368A" w:rsidRDefault="001A1D42" w:rsidP="009A72A0">
      <w:pPr>
        <w:pStyle w:val="a5"/>
      </w:pPr>
      <w:r w:rsidRPr="00DC368A">
        <w:t xml:space="preserve">Среди основных преимуществ </w:t>
      </w:r>
      <w:r>
        <w:t>KeePass</w:t>
      </w:r>
      <w:r w:rsidRPr="00DC368A">
        <w:t xml:space="preserve"> можно отметить его свободное распространение и открытый исходный код, что позволяет пользователям проверять его безопасность и вносить свои улучшения. </w:t>
      </w:r>
      <w:r>
        <w:t>KeePass</w:t>
      </w:r>
      <w:r w:rsidRPr="00DC368A">
        <w:t xml:space="preserve"> также поддерживает множество дополнительных плагинов, которые расширяют его функциональность и позволяют настроить его под конкретные потребности пользователя.</w:t>
      </w:r>
    </w:p>
    <w:p w:rsidR="001A1D42" w:rsidRDefault="001A1D42" w:rsidP="009A72A0">
      <w:pPr>
        <w:pStyle w:val="a5"/>
      </w:pPr>
      <w:r w:rsidRPr="00DC368A">
        <w:t xml:space="preserve">Среди недостатков </w:t>
      </w:r>
      <w:r>
        <w:t>KeePass</w:t>
      </w:r>
      <w:r w:rsidRPr="00DC368A">
        <w:t xml:space="preserve"> можно отметить его сложность в использовании для новичков, особенно в настройке и синхронизации между несколькими устройствами. Кроме того, управление множеством паролей может быть трудным для пользователей без определенных навыков.</w:t>
      </w:r>
      <w:r>
        <w:t xml:space="preserve"> </w:t>
      </w:r>
      <w:r>
        <w:rPr>
          <w:lang w:val="en-US"/>
        </w:rPr>
        <w:t>KeePass</w:t>
      </w:r>
      <w:r w:rsidRPr="00DC368A">
        <w:t xml:space="preserve"> </w:t>
      </w:r>
      <w:r>
        <w:t>– хороший вариант для опытных пользователей, которые не страшатся громоздких интерфейсов, долгой настройки и перегруженности функций.</w:t>
      </w:r>
    </w:p>
    <w:p w:rsidR="009A72A0" w:rsidRDefault="009A72A0" w:rsidP="009A72A0">
      <w:pPr>
        <w:pStyle w:val="a5"/>
      </w:pPr>
    </w:p>
    <w:p w:rsidR="001A1D42" w:rsidRDefault="001A1D42" w:rsidP="009A72A0">
      <w:pPr>
        <w:pStyle w:val="a5"/>
      </w:pPr>
      <w:r w:rsidRPr="001765CE">
        <w:rPr>
          <w:noProof/>
          <w:lang w:val="en-US" w:eastAsia="en-US"/>
        </w:rPr>
        <w:lastRenderedPageBreak/>
        <w:drawing>
          <wp:inline distT="0" distB="0" distL="0" distR="0" wp14:anchorId="2633F408" wp14:editId="32258DD4">
            <wp:extent cx="5943600" cy="34410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41065"/>
                    </a:xfrm>
                    <a:prstGeom prst="rect">
                      <a:avLst/>
                    </a:prstGeom>
                  </pic:spPr>
                </pic:pic>
              </a:graphicData>
            </a:graphic>
          </wp:inline>
        </w:drawing>
      </w:r>
    </w:p>
    <w:p w:rsidR="00F1586C" w:rsidRDefault="001A1D42" w:rsidP="00496EDC">
      <w:pPr>
        <w:pStyle w:val="a5"/>
        <w:spacing w:before="240" w:after="240"/>
        <w:jc w:val="center"/>
      </w:pPr>
      <w:r>
        <w:t xml:space="preserve">Рисунок </w:t>
      </w:r>
      <w:r w:rsidR="00C04C04" w:rsidRPr="00C04C04">
        <w:t>1.</w:t>
      </w:r>
      <w:r w:rsidR="00284F66">
        <w:t>2</w:t>
      </w:r>
      <w:r>
        <w:t xml:space="preserve"> – Интерфейс программы </w:t>
      </w:r>
      <w:r>
        <w:rPr>
          <w:lang w:val="en-US"/>
        </w:rPr>
        <w:t>KeePass</w:t>
      </w:r>
    </w:p>
    <w:p w:rsidR="00CD25C4" w:rsidRDefault="00CD25C4" w:rsidP="00F1586C">
      <w:pPr>
        <w:pStyle w:val="1110"/>
      </w:pPr>
      <w:bookmarkStart w:id="10" w:name="_Toc136287496"/>
      <w:r>
        <w:t>1.1.</w:t>
      </w:r>
      <w:r w:rsidR="00F1586C" w:rsidRPr="00F1586C">
        <w:t>2</w:t>
      </w:r>
      <w:r w:rsidR="00F1586C">
        <w:t xml:space="preserve"> Менеджер паролей «</w:t>
      </w:r>
      <w:r w:rsidR="00F1586C">
        <w:rPr>
          <w:lang w:val="en-US"/>
        </w:rPr>
        <w:t>Pass</w:t>
      </w:r>
      <w:r w:rsidR="00F1586C">
        <w:t>»</w:t>
      </w:r>
      <w:bookmarkEnd w:id="10"/>
    </w:p>
    <w:p w:rsidR="00F1586C" w:rsidRPr="009A72A0" w:rsidRDefault="00F1586C" w:rsidP="009A72A0">
      <w:pPr>
        <w:pStyle w:val="a5"/>
      </w:pPr>
      <w:r>
        <w:t>Pass</w:t>
      </w:r>
      <w:r w:rsidRPr="000E0DBE">
        <w:t xml:space="preserve"> - это приложение для хранения паролей и других конфиденциальных данных в зашифрованном виде. Оно основано на </w:t>
      </w:r>
      <w:r w:rsidRPr="009A72A0">
        <w:t>командной строке, и позволяет хранить пароли в виде текстовых файлов, зашифрованных с помощью GPG.</w:t>
      </w:r>
    </w:p>
    <w:p w:rsidR="00F1586C" w:rsidRPr="009A72A0" w:rsidRDefault="00F1586C" w:rsidP="009A72A0">
      <w:pPr>
        <w:pStyle w:val="a5"/>
      </w:pPr>
      <w:r w:rsidRPr="009A72A0">
        <w:t>Среди преимуществ приложения Pass можно отметить его открытый исходный код, что позволяет пользователям проверять безопасность кода и убедиться в его надежности. Кроме того, приложение не имеет облачного хранения, что уменьшает риски взлома и утечки данных.</w:t>
      </w:r>
    </w:p>
    <w:p w:rsidR="00F1586C" w:rsidRPr="000E0DBE" w:rsidRDefault="00F1586C" w:rsidP="009A72A0">
      <w:pPr>
        <w:pStyle w:val="a5"/>
      </w:pPr>
      <w:r w:rsidRPr="009A72A0">
        <w:t>Однако, из-за того, что приложение основано на командной строке, оно может показаться сложным</w:t>
      </w:r>
      <w:r w:rsidRPr="000E0DBE">
        <w:t xml:space="preserve"> для пользователей, не знакомых с этим способом работы. Кроме того, приложение не предоставляет удобный графический интерфейс, что может быть неудобно для пользователей, предпочитающих визуальную навигацию.</w:t>
      </w:r>
    </w:p>
    <w:p w:rsidR="00F1586C" w:rsidRDefault="00F1586C" w:rsidP="009A72A0">
      <w:pPr>
        <w:pStyle w:val="a5"/>
      </w:pPr>
      <w:r>
        <w:t>В целом, приложение Pass</w:t>
      </w:r>
      <w:r w:rsidRPr="000E0DBE">
        <w:t xml:space="preserve"> хороший выбор для опытных пользователей, которые предпочитают командную строку и ценят безопасность данных. Однако, </w:t>
      </w:r>
      <w:r w:rsidRPr="000E0DBE">
        <w:lastRenderedPageBreak/>
        <w:t>для новичков и тех, кто ищет более удобный и простой способ хранения паролей, могут быть лучшие альтернативы с более простым и удобным интерфейсом.</w:t>
      </w:r>
    </w:p>
    <w:p w:rsidR="00F1586C" w:rsidRDefault="00F1586C" w:rsidP="00496EDC">
      <w:pPr>
        <w:pStyle w:val="a5"/>
        <w:spacing w:before="240"/>
      </w:pPr>
      <w:r>
        <w:rPr>
          <w:noProof/>
          <w:lang w:val="en-US" w:eastAsia="en-US"/>
        </w:rPr>
        <w:drawing>
          <wp:inline distT="0" distB="0" distL="0" distR="0" wp14:anchorId="65BEDD53" wp14:editId="663D94CA">
            <wp:extent cx="5560196" cy="3374101"/>
            <wp:effectExtent l="0" t="0" r="2540" b="0"/>
            <wp:docPr id="2" name="Рисунок 2" descr="https://devpew.com/blog/pass/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pew.com/blog/pass/pas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798" t="3602" r="3614" b="5015"/>
                    <a:stretch/>
                  </pic:blipFill>
                  <pic:spPr bwMode="auto">
                    <a:xfrm>
                      <a:off x="0" y="0"/>
                      <a:ext cx="5562498" cy="3375498"/>
                    </a:xfrm>
                    <a:prstGeom prst="rect">
                      <a:avLst/>
                    </a:prstGeom>
                    <a:noFill/>
                    <a:ln>
                      <a:noFill/>
                    </a:ln>
                    <a:extLst>
                      <a:ext uri="{53640926-AAD7-44D8-BBD7-CCE9431645EC}">
                        <a14:shadowObscured xmlns:a14="http://schemas.microsoft.com/office/drawing/2010/main"/>
                      </a:ext>
                    </a:extLst>
                  </pic:spPr>
                </pic:pic>
              </a:graphicData>
            </a:graphic>
          </wp:inline>
        </w:drawing>
      </w:r>
    </w:p>
    <w:p w:rsidR="00F1586C" w:rsidRPr="00F1586C" w:rsidRDefault="00F1586C" w:rsidP="00496EDC">
      <w:pPr>
        <w:pStyle w:val="a5"/>
        <w:spacing w:before="240" w:after="240"/>
        <w:jc w:val="center"/>
      </w:pPr>
      <w:r>
        <w:t xml:space="preserve">Рисунок </w:t>
      </w:r>
      <w:r w:rsidR="00C04C04" w:rsidRPr="005B5E6E">
        <w:t>1.</w:t>
      </w:r>
      <w:r w:rsidR="00284F66">
        <w:t>3</w:t>
      </w:r>
      <w:r>
        <w:t xml:space="preserve"> – Интерфейс программы </w:t>
      </w:r>
      <w:r>
        <w:rPr>
          <w:lang w:val="en-US"/>
        </w:rPr>
        <w:t>Pass</w:t>
      </w:r>
    </w:p>
    <w:p w:rsidR="00CD25C4" w:rsidRDefault="00CD25C4" w:rsidP="0035673D">
      <w:pPr>
        <w:pStyle w:val="1110"/>
        <w:rPr>
          <w:rStyle w:val="1111"/>
          <w:color w:val="auto"/>
        </w:rPr>
      </w:pPr>
      <w:bookmarkStart w:id="11" w:name="_Toc136287497"/>
      <w:r>
        <w:t>1.1.</w:t>
      </w:r>
      <w:r w:rsidR="00D603B8">
        <w:t>3</w:t>
      </w:r>
      <w:r>
        <w:t xml:space="preserve"> </w:t>
      </w:r>
      <w:r w:rsidR="00D603B8">
        <w:t xml:space="preserve">Менеджер паролей </w:t>
      </w:r>
      <w:r w:rsidR="00D603B8" w:rsidRPr="00D603B8">
        <w:rPr>
          <w:rStyle w:val="1111"/>
          <w:color w:val="auto"/>
        </w:rPr>
        <w:t>Dashlane</w:t>
      </w:r>
      <w:bookmarkEnd w:id="11"/>
    </w:p>
    <w:p w:rsidR="0035673D" w:rsidRPr="0035673D" w:rsidRDefault="0035673D" w:rsidP="009A72A0">
      <w:pPr>
        <w:pStyle w:val="a5"/>
      </w:pPr>
      <w:r w:rsidRPr="0035673D">
        <w:rPr>
          <w:lang w:val="en-US"/>
        </w:rPr>
        <w:t>Dashlane</w:t>
      </w:r>
      <w:r w:rsidRPr="0035673D">
        <w:t xml:space="preserve"> - это коммерческая платформа для управления паролями, которая предлагает ряд преимуществ и имеет некоторые недостатки:</w:t>
      </w:r>
    </w:p>
    <w:p w:rsidR="0035673D" w:rsidRPr="0035673D" w:rsidRDefault="0035673D" w:rsidP="009A72A0">
      <w:pPr>
        <w:pStyle w:val="a5"/>
        <w:rPr>
          <w:lang w:val="en-US"/>
        </w:rPr>
      </w:pPr>
      <w:r w:rsidRPr="0035673D">
        <w:rPr>
          <w:lang w:val="en-US"/>
        </w:rPr>
        <w:t>Преимущества Dashlane:</w:t>
      </w:r>
    </w:p>
    <w:p w:rsidR="0035673D" w:rsidRPr="0035673D" w:rsidRDefault="007A13A0" w:rsidP="009A72A0">
      <w:pPr>
        <w:pStyle w:val="a5"/>
        <w:numPr>
          <w:ilvl w:val="0"/>
          <w:numId w:val="5"/>
        </w:numPr>
      </w:pPr>
      <w:r>
        <w:t>у</w:t>
      </w:r>
      <w:r w:rsidR="0035673D" w:rsidRPr="0035673D">
        <w:t xml:space="preserve">добство использования: </w:t>
      </w:r>
      <w:r w:rsidR="0035673D" w:rsidRPr="0035673D">
        <w:rPr>
          <w:lang w:val="en-US"/>
        </w:rPr>
        <w:t>Dashlane</w:t>
      </w:r>
      <w:r w:rsidR="0035673D" w:rsidRPr="0035673D">
        <w:t xml:space="preserve"> предоставляет интуитивно понятный интерфейс и интеграцию с веб-браузерами, что облегчает сохранение, заполнение и автоматическое обновление паролей на различных веб-сайтах.</w:t>
      </w:r>
    </w:p>
    <w:p w:rsidR="0035673D" w:rsidRPr="0035673D" w:rsidRDefault="0035673D" w:rsidP="009A72A0">
      <w:pPr>
        <w:pStyle w:val="a5"/>
      </w:pPr>
      <w:r w:rsidRPr="00AA5D12">
        <w:t>–</w:t>
      </w:r>
      <w:r w:rsidRPr="0035673D">
        <w:t xml:space="preserve"> </w:t>
      </w:r>
      <w:r w:rsidR="007A13A0">
        <w:t>в</w:t>
      </w:r>
      <w:r w:rsidR="00B57971">
        <w:t>ысокий уровень безопасности: п</w:t>
      </w:r>
      <w:r w:rsidRPr="0035673D">
        <w:t>латформа обеспечивает сильное шифрование паролей и других конфиденциальных данных, а также предлагает функции, такие как двухфакторная аутентификация и хранение данных в зашифрованном виде на устройстве.</w:t>
      </w:r>
    </w:p>
    <w:p w:rsidR="0035673D" w:rsidRPr="0035673D" w:rsidRDefault="0035673D" w:rsidP="009A72A0">
      <w:pPr>
        <w:pStyle w:val="a5"/>
      </w:pPr>
      <w:r w:rsidRPr="0035673D">
        <w:lastRenderedPageBreak/>
        <w:t xml:space="preserve">Недостатки </w:t>
      </w:r>
      <w:r w:rsidRPr="0035673D">
        <w:rPr>
          <w:lang w:val="en-US"/>
        </w:rPr>
        <w:t>Dashlane</w:t>
      </w:r>
      <w:r w:rsidRPr="0035673D">
        <w:t>:</w:t>
      </w:r>
    </w:p>
    <w:p w:rsidR="0035673D" w:rsidRPr="0035673D" w:rsidRDefault="0035673D" w:rsidP="009A72A0">
      <w:pPr>
        <w:pStyle w:val="a5"/>
      </w:pPr>
      <w:r w:rsidRPr="00AA5D12">
        <w:t>–</w:t>
      </w:r>
      <w:r w:rsidRPr="0035673D">
        <w:t xml:space="preserve"> </w:t>
      </w:r>
      <w:r w:rsidR="007A13A0">
        <w:t>п</w:t>
      </w:r>
      <w:r w:rsidRPr="0035673D">
        <w:t xml:space="preserve">латная модель подписки: </w:t>
      </w:r>
      <w:r w:rsidRPr="0035673D">
        <w:rPr>
          <w:lang w:val="en-US"/>
        </w:rPr>
        <w:t>Dashlane</w:t>
      </w:r>
      <w:r w:rsidRPr="0035673D">
        <w:t xml:space="preserve"> предлагает платную модель подписки для полного доступа ко всем функциям и синхронизации между устройствами. Бесплатная версия ограничена в функциональности.</w:t>
      </w:r>
    </w:p>
    <w:p w:rsidR="00C04C04" w:rsidRDefault="0035673D" w:rsidP="009A72A0">
      <w:pPr>
        <w:pStyle w:val="a5"/>
      </w:pPr>
      <w:r w:rsidRPr="00AA5D12">
        <w:t>–</w:t>
      </w:r>
      <w:r w:rsidRPr="0035673D">
        <w:t xml:space="preserve"> </w:t>
      </w:r>
      <w:r w:rsidR="007A13A0">
        <w:t>з</w:t>
      </w:r>
      <w:r w:rsidRPr="0035673D">
        <w:t xml:space="preserve">ависимость от облачного хранения: Для синхронизации данных и доступа к ним с разных устройств </w:t>
      </w:r>
      <w:r w:rsidRPr="0035673D">
        <w:rPr>
          <w:lang w:val="en-US"/>
        </w:rPr>
        <w:t>Dashlane</w:t>
      </w:r>
      <w:r w:rsidRPr="0035673D">
        <w:t xml:space="preserve"> использует облачное хранилище, что может вызывать определенные опасения с точки зрения конфиденциальности данных.</w:t>
      </w:r>
    </w:p>
    <w:p w:rsidR="00C04C04" w:rsidRDefault="00C04C04" w:rsidP="009A72A0">
      <w:pPr>
        <w:pStyle w:val="a5"/>
      </w:pPr>
    </w:p>
    <w:p w:rsidR="0035673D" w:rsidRPr="0035673D" w:rsidRDefault="0035673D" w:rsidP="009A72A0">
      <w:pPr>
        <w:pStyle w:val="a5"/>
      </w:pPr>
      <w:r>
        <w:rPr>
          <w:noProof/>
          <w:lang w:val="en-US" w:eastAsia="en-US"/>
        </w:rPr>
        <w:drawing>
          <wp:inline distT="0" distB="0" distL="0" distR="0" wp14:anchorId="6381E8D7" wp14:editId="09CE69AF">
            <wp:extent cx="5943600" cy="3876345"/>
            <wp:effectExtent l="0" t="0" r="0" b="0"/>
            <wp:docPr id="4" name="Рисунок 4" descr="https://media.cybernews.com/2020/08/Dashlane-password-changer-1024x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cybernews.com/2020/08/Dashlane-password-changer-1024x66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76345"/>
                    </a:xfrm>
                    <a:prstGeom prst="rect">
                      <a:avLst/>
                    </a:prstGeom>
                    <a:noFill/>
                    <a:ln>
                      <a:noFill/>
                    </a:ln>
                  </pic:spPr>
                </pic:pic>
              </a:graphicData>
            </a:graphic>
          </wp:inline>
        </w:drawing>
      </w:r>
    </w:p>
    <w:p w:rsidR="0035673D" w:rsidRDefault="0035673D" w:rsidP="00496EDC">
      <w:pPr>
        <w:pStyle w:val="a5"/>
        <w:spacing w:before="240"/>
        <w:jc w:val="center"/>
      </w:pPr>
      <w:r>
        <w:t xml:space="preserve">Рисунок </w:t>
      </w:r>
      <w:r w:rsidR="00C04C04" w:rsidRPr="00C04C04">
        <w:t>1.</w:t>
      </w:r>
      <w:r w:rsidR="00284F66">
        <w:t>4</w:t>
      </w:r>
      <w:r>
        <w:t xml:space="preserve"> – Интерфейс программы </w:t>
      </w:r>
      <w:r>
        <w:rPr>
          <w:lang w:val="en-US"/>
        </w:rPr>
        <w:t>DashLane</w:t>
      </w:r>
    </w:p>
    <w:p w:rsidR="00D12A6E" w:rsidRDefault="00D12A6E" w:rsidP="00131E7C">
      <w:pPr>
        <w:pStyle w:val="110"/>
      </w:pPr>
      <w:bookmarkStart w:id="12" w:name="_Toc136287498"/>
      <w:r>
        <w:t>1.</w:t>
      </w:r>
      <w:r w:rsidR="00CD25C4">
        <w:t>2</w:t>
      </w:r>
      <w:r w:rsidR="00131E7C">
        <w:t xml:space="preserve"> Постановка задачи</w:t>
      </w:r>
      <w:bookmarkEnd w:id="12"/>
    </w:p>
    <w:p w:rsidR="00131E7C" w:rsidRDefault="00131E7C" w:rsidP="009A72A0">
      <w:pPr>
        <w:pStyle w:val="a5"/>
      </w:pPr>
      <w:r w:rsidRPr="000C2527">
        <w:t>Требуется разработать приложение, которое должно соответствовать следующ</w:t>
      </w:r>
      <w:r w:rsidR="00B56C85">
        <w:t>ему функционалу</w:t>
      </w:r>
      <w:r w:rsidRPr="000C2527">
        <w:t xml:space="preserve">: </w:t>
      </w:r>
    </w:p>
    <w:p w:rsidR="00B56C85" w:rsidRPr="00B56C85" w:rsidRDefault="00B56C85" w:rsidP="00B56C85">
      <w:pPr>
        <w:pStyle w:val="a5"/>
      </w:pPr>
      <w:r w:rsidRPr="000C2527">
        <w:t>–</w:t>
      </w:r>
      <w:r>
        <w:t xml:space="preserve"> многооконное приложение</w:t>
      </w:r>
      <w:r w:rsidRPr="00B56C85">
        <w:t>;</w:t>
      </w:r>
    </w:p>
    <w:p w:rsidR="00131E7C" w:rsidRDefault="00131E7C" w:rsidP="009A72A0">
      <w:pPr>
        <w:pStyle w:val="a5"/>
      </w:pPr>
      <w:r w:rsidRPr="000C2527">
        <w:t xml:space="preserve">– </w:t>
      </w:r>
      <w:r w:rsidR="00B56C85">
        <w:t>графический интерфейс</w:t>
      </w:r>
      <w:r w:rsidRPr="000C2527">
        <w:t>;</w:t>
      </w:r>
    </w:p>
    <w:p w:rsidR="00B56C85" w:rsidRPr="00B56C85" w:rsidRDefault="00B56C85" w:rsidP="00B56C85">
      <w:pPr>
        <w:pStyle w:val="a5"/>
      </w:pPr>
      <w:r w:rsidRPr="000C2527">
        <w:lastRenderedPageBreak/>
        <w:t>–</w:t>
      </w:r>
      <w:r>
        <w:t xml:space="preserve"> безопасность оперативной памяти приложения</w:t>
      </w:r>
      <w:r w:rsidRPr="00B56C85">
        <w:t>;</w:t>
      </w:r>
    </w:p>
    <w:p w:rsidR="00B56C85" w:rsidRDefault="00B56C85" w:rsidP="00B56C85">
      <w:pPr>
        <w:pStyle w:val="a5"/>
      </w:pPr>
      <w:r w:rsidRPr="000C2527">
        <w:t>–</w:t>
      </w:r>
      <w:r>
        <w:t xml:space="preserve"> возможность добавлять </w:t>
      </w:r>
      <w:r w:rsidR="00427BEB">
        <w:t>записи в базу паролей</w:t>
      </w:r>
      <w:r w:rsidRPr="00427BEB">
        <w:t>;</w:t>
      </w:r>
    </w:p>
    <w:p w:rsidR="00427BEB" w:rsidRPr="00427BEB" w:rsidRDefault="00427BEB" w:rsidP="00427BEB">
      <w:pPr>
        <w:pStyle w:val="a5"/>
      </w:pPr>
      <w:r w:rsidRPr="000C2527">
        <w:t>–</w:t>
      </w:r>
      <w:r w:rsidRPr="00560992">
        <w:t xml:space="preserve"> </w:t>
      </w:r>
      <w:r>
        <w:t>во</w:t>
      </w:r>
      <w:r w:rsidRPr="000C2527">
        <w:t xml:space="preserve">зможность добавления дополнительной информации </w:t>
      </w:r>
      <w:r>
        <w:t>в запись кроме пароля</w:t>
      </w:r>
      <w:r w:rsidRPr="000C2527">
        <w:t xml:space="preserve"> (логин, название аккаунта, привязанный номер телефона и пр.);</w:t>
      </w:r>
    </w:p>
    <w:p w:rsidR="00427BEB" w:rsidRDefault="00427BEB" w:rsidP="00427BEB">
      <w:pPr>
        <w:pStyle w:val="a5"/>
      </w:pPr>
      <w:r w:rsidRPr="000C2527">
        <w:t>–</w:t>
      </w:r>
      <w:r w:rsidRPr="00560992">
        <w:t xml:space="preserve"> </w:t>
      </w:r>
      <w:r>
        <w:t>в</w:t>
      </w:r>
      <w:r w:rsidRPr="000C2527">
        <w:t xml:space="preserve">озможность редактирования </w:t>
      </w:r>
      <w:r>
        <w:t xml:space="preserve">записей </w:t>
      </w:r>
      <w:r w:rsidRPr="000C2527">
        <w:t xml:space="preserve">в базе </w:t>
      </w:r>
      <w:r>
        <w:t>паролей</w:t>
      </w:r>
      <w:r w:rsidRPr="000C2527">
        <w:t>;</w:t>
      </w:r>
    </w:p>
    <w:p w:rsidR="00B56C85" w:rsidRPr="00B56C85" w:rsidRDefault="00B56C85" w:rsidP="00B56C85">
      <w:pPr>
        <w:pStyle w:val="a5"/>
      </w:pPr>
      <w:r w:rsidRPr="000C2527">
        <w:t>–</w:t>
      </w:r>
      <w:r>
        <w:t xml:space="preserve"> возможность поиска </w:t>
      </w:r>
      <w:r w:rsidR="00427BEB">
        <w:t>записей</w:t>
      </w:r>
      <w:r>
        <w:t xml:space="preserve"> в базе паролей</w:t>
      </w:r>
      <w:r w:rsidRPr="00B56C85">
        <w:t>;</w:t>
      </w:r>
    </w:p>
    <w:p w:rsidR="00B56C85" w:rsidRDefault="00B56C85" w:rsidP="00B56C85">
      <w:pPr>
        <w:pStyle w:val="a5"/>
      </w:pPr>
      <w:r w:rsidRPr="000C2527">
        <w:t>–</w:t>
      </w:r>
      <w:r>
        <w:t xml:space="preserve"> возможность объединять </w:t>
      </w:r>
      <w:r w:rsidR="00427BEB">
        <w:t>записи</w:t>
      </w:r>
      <w:r>
        <w:t xml:space="preserve"> в группы</w:t>
      </w:r>
      <w:r w:rsidRPr="00427BEB">
        <w:t>;</w:t>
      </w:r>
      <w:r>
        <w:t xml:space="preserve"> </w:t>
      </w:r>
    </w:p>
    <w:p w:rsidR="00427BEB" w:rsidRDefault="00427BEB" w:rsidP="00427BEB">
      <w:pPr>
        <w:pStyle w:val="a5"/>
      </w:pPr>
      <w:r>
        <w:tab/>
      </w:r>
      <w:r w:rsidRPr="000C2527">
        <w:t>–</w:t>
      </w:r>
      <w:r>
        <w:t xml:space="preserve"> возможность удаления записей из базы паролей</w:t>
      </w:r>
      <w:r w:rsidRPr="00131E7C">
        <w:t>;</w:t>
      </w:r>
    </w:p>
    <w:p w:rsidR="00427BEB" w:rsidRDefault="00427BEB" w:rsidP="00427BEB">
      <w:pPr>
        <w:pStyle w:val="a5"/>
      </w:pPr>
      <w:r>
        <w:tab/>
      </w:r>
      <w:r w:rsidRPr="000C2527">
        <w:t>–</w:t>
      </w:r>
      <w:r>
        <w:t xml:space="preserve"> возможность удаления групп записей из базы паролей</w:t>
      </w:r>
      <w:r w:rsidRPr="00131E7C">
        <w:t>;</w:t>
      </w:r>
    </w:p>
    <w:p w:rsidR="00427BEB" w:rsidRPr="00B56C85" w:rsidRDefault="00427BEB" w:rsidP="00427BEB">
      <w:pPr>
        <w:pStyle w:val="a5"/>
      </w:pPr>
      <w:r w:rsidRPr="000C2527">
        <w:t xml:space="preserve">– </w:t>
      </w:r>
      <w:r>
        <w:t>и</w:t>
      </w:r>
      <w:r w:rsidRPr="000C2527">
        <w:t>мпорт</w:t>
      </w:r>
      <w:r>
        <w:t xml:space="preserve"> в файл</w:t>
      </w:r>
      <w:r w:rsidRPr="000C2527">
        <w:t xml:space="preserve"> и экспорт</w:t>
      </w:r>
      <w:r>
        <w:t xml:space="preserve"> из файла</w:t>
      </w:r>
      <w:r w:rsidRPr="000C2527">
        <w:t xml:space="preserve"> базы паролей;</w:t>
      </w:r>
    </w:p>
    <w:p w:rsidR="00131E7C" w:rsidRPr="000C2527" w:rsidRDefault="00131E7C" w:rsidP="009A72A0">
      <w:pPr>
        <w:pStyle w:val="a5"/>
      </w:pPr>
      <w:r w:rsidRPr="000C2527">
        <w:t xml:space="preserve">– </w:t>
      </w:r>
      <w:r w:rsidR="00B56C85">
        <w:t>а</w:t>
      </w:r>
      <w:r>
        <w:t>втономное хранение базы паролей</w:t>
      </w:r>
      <w:r w:rsidR="00427BEB">
        <w:t xml:space="preserve"> в файле</w:t>
      </w:r>
      <w:r>
        <w:t xml:space="preserve"> на компьютере или съёмном носителе</w:t>
      </w:r>
      <w:r w:rsidRPr="000C2527">
        <w:t xml:space="preserve"> с </w:t>
      </w:r>
      <w:r>
        <w:t>использованием современных алгоритмов шифрования</w:t>
      </w:r>
      <w:r w:rsidRPr="000C2527">
        <w:t>;</w:t>
      </w:r>
    </w:p>
    <w:p w:rsidR="00131E7C" w:rsidRDefault="00131E7C" w:rsidP="009A72A0">
      <w:pPr>
        <w:pStyle w:val="a5"/>
      </w:pPr>
      <w:r w:rsidRPr="000C2527">
        <w:t>–</w:t>
      </w:r>
      <w:r w:rsidRPr="00560992">
        <w:t xml:space="preserve"> </w:t>
      </w:r>
      <w:r w:rsidR="00427BEB">
        <w:t>в</w:t>
      </w:r>
      <w:r>
        <w:t>строенный инструмент генерирования криптографически стойких паролей</w:t>
      </w:r>
      <w:r w:rsidRPr="000C2527">
        <w:t>;</w:t>
      </w:r>
    </w:p>
    <w:p w:rsidR="00427BEB" w:rsidRPr="00427BEB" w:rsidRDefault="00427BEB" w:rsidP="009A72A0">
      <w:pPr>
        <w:pStyle w:val="a5"/>
      </w:pPr>
      <w:r>
        <w:t>Технические требования для запуска приложения:</w:t>
      </w:r>
    </w:p>
    <w:p w:rsidR="00D12A6E" w:rsidRPr="00427BEB" w:rsidRDefault="00131E7C" w:rsidP="009A72A0">
      <w:pPr>
        <w:pStyle w:val="a5"/>
        <w:rPr>
          <w:lang w:val="en-US"/>
        </w:rPr>
      </w:pPr>
      <w:r w:rsidRPr="00427BEB">
        <w:rPr>
          <w:lang w:val="en-US"/>
        </w:rPr>
        <w:t xml:space="preserve">– </w:t>
      </w:r>
      <w:r w:rsidR="00427BEB" w:rsidRPr="00427BEB">
        <w:rPr>
          <w:lang w:val="en-US"/>
        </w:rPr>
        <w:t xml:space="preserve"> </w:t>
      </w:r>
      <w:r w:rsidR="00427BEB">
        <w:rPr>
          <w:lang w:val="en-US"/>
        </w:rPr>
        <w:t>W</w:t>
      </w:r>
      <w:r>
        <w:rPr>
          <w:lang w:val="en-US"/>
        </w:rPr>
        <w:t>indows</w:t>
      </w:r>
      <w:r w:rsidRPr="00427BEB">
        <w:rPr>
          <w:lang w:val="en-US"/>
        </w:rPr>
        <w:t xml:space="preserve"> </w:t>
      </w:r>
      <w:r w:rsidR="00427BEB" w:rsidRPr="00427BEB">
        <w:rPr>
          <w:lang w:val="en-US"/>
        </w:rPr>
        <w:t>7</w:t>
      </w:r>
      <w:r w:rsidRPr="00427BEB">
        <w:rPr>
          <w:lang w:val="en-US"/>
        </w:rPr>
        <w:t xml:space="preserve"> </w:t>
      </w:r>
      <w:r>
        <w:t>и</w:t>
      </w:r>
      <w:r w:rsidR="00427BEB">
        <w:t>ли</w:t>
      </w:r>
      <w:r w:rsidRPr="00427BEB">
        <w:rPr>
          <w:lang w:val="en-US"/>
        </w:rPr>
        <w:t xml:space="preserve"> </w:t>
      </w:r>
      <w:r>
        <w:t>выше</w:t>
      </w:r>
      <w:r w:rsidR="00427BEB">
        <w:rPr>
          <w:lang w:val="en-US"/>
        </w:rPr>
        <w:t>;</w:t>
      </w:r>
    </w:p>
    <w:p w:rsidR="00427BEB" w:rsidRPr="00427BEB" w:rsidRDefault="00427BEB" w:rsidP="009A72A0">
      <w:pPr>
        <w:pStyle w:val="a5"/>
        <w:rPr>
          <w:lang w:val="en-US"/>
        </w:rPr>
      </w:pPr>
      <w:r w:rsidRPr="00427BEB">
        <w:rPr>
          <w:lang w:val="en-US"/>
        </w:rPr>
        <w:t>–  Microsoft .NET Framework 4.7.1</w:t>
      </w:r>
      <w:r>
        <w:rPr>
          <w:lang w:val="en-US"/>
        </w:rPr>
        <w:t xml:space="preserve"> </w:t>
      </w:r>
      <w:r>
        <w:t>или</w:t>
      </w:r>
      <w:r w:rsidRPr="00427BEB">
        <w:rPr>
          <w:lang w:val="en-US"/>
        </w:rPr>
        <w:t xml:space="preserve"> </w:t>
      </w:r>
      <w:r>
        <w:t>выше</w:t>
      </w:r>
      <w:r>
        <w:rPr>
          <w:lang w:val="en-US"/>
        </w:rPr>
        <w:t>;</w:t>
      </w:r>
    </w:p>
    <w:p w:rsidR="00427BEB" w:rsidRDefault="00427BEB" w:rsidP="009A72A0">
      <w:pPr>
        <w:pStyle w:val="a5"/>
      </w:pPr>
      <w:r w:rsidRPr="00427BEB">
        <w:t xml:space="preserve">– Свободное место на </w:t>
      </w:r>
      <w:r w:rsidRPr="00427BEB">
        <w:rPr>
          <w:lang w:val="en-US"/>
        </w:rPr>
        <w:t>HDD</w:t>
      </w:r>
      <w:r w:rsidRPr="00427BEB">
        <w:t>: 50</w:t>
      </w:r>
      <w:r>
        <w:t xml:space="preserve"> </w:t>
      </w:r>
      <w:r>
        <w:rPr>
          <w:lang w:val="en-US"/>
        </w:rPr>
        <w:t>M</w:t>
      </w:r>
      <w:r w:rsidRPr="00427BEB">
        <w:t>байт.</w:t>
      </w:r>
    </w:p>
    <w:p w:rsidR="00427BEB" w:rsidRPr="00284F66" w:rsidRDefault="00427BEB" w:rsidP="00427BEB">
      <w:pPr>
        <w:pStyle w:val="a5"/>
      </w:pPr>
      <w:r w:rsidRPr="00284F66">
        <w:t xml:space="preserve">–  </w:t>
      </w:r>
      <w:r>
        <w:t>Встр</w:t>
      </w:r>
      <w:r w:rsidR="00284F66">
        <w:t>оенное графическое ядро</w:t>
      </w:r>
      <w:r w:rsidRPr="00284F66">
        <w:t>;</w:t>
      </w:r>
    </w:p>
    <w:p w:rsidR="00D12A6E" w:rsidRDefault="00D12A6E" w:rsidP="00131E7C">
      <w:pPr>
        <w:pStyle w:val="110"/>
      </w:pPr>
      <w:bookmarkStart w:id="13" w:name="_Toc136287499"/>
      <w:r>
        <w:t>1.3 Выбор языка программирования</w:t>
      </w:r>
      <w:bookmarkEnd w:id="13"/>
    </w:p>
    <w:p w:rsidR="00131E7C" w:rsidRDefault="00131E7C" w:rsidP="00131E7C">
      <w:pPr>
        <w:pStyle w:val="1110"/>
        <w:rPr>
          <w:rFonts w:eastAsia="Times New Roman"/>
        </w:rPr>
      </w:pPr>
      <w:bookmarkStart w:id="14" w:name="_Toc104647610"/>
      <w:bookmarkStart w:id="15" w:name="_Toc136287500"/>
      <w:r>
        <w:rPr>
          <w:rFonts w:eastAsia="Times New Roman"/>
        </w:rPr>
        <w:t xml:space="preserve">1.3.1 Язык программирования </w:t>
      </w:r>
      <w:r w:rsidRPr="000A1C86">
        <w:rPr>
          <w:rFonts w:eastAsia="Times New Roman"/>
          <w:i/>
          <w:lang w:val="en-US"/>
        </w:rPr>
        <w:t>C</w:t>
      </w:r>
      <w:r w:rsidRPr="000A1C86">
        <w:rPr>
          <w:rFonts w:eastAsia="Times New Roman"/>
          <w:i/>
        </w:rPr>
        <w:t>++</w:t>
      </w:r>
      <w:bookmarkEnd w:id="14"/>
      <w:bookmarkEnd w:id="15"/>
    </w:p>
    <w:p w:rsidR="00131E7C" w:rsidRPr="00C67090" w:rsidRDefault="00131E7C" w:rsidP="00131E7C">
      <w:pPr>
        <w:pStyle w:val="a7"/>
        <w:spacing w:after="0" w:line="360" w:lineRule="auto"/>
        <w:ind w:left="0" w:firstLine="709"/>
        <w:contextualSpacing w:val="0"/>
        <w:jc w:val="both"/>
        <w:rPr>
          <w:rFonts w:cs="Times New Roman"/>
          <w:shd w:val="clear" w:color="auto" w:fill="FFFFFF"/>
        </w:rPr>
      </w:pPr>
      <w:r w:rsidRPr="000A1C86">
        <w:rPr>
          <w:rFonts w:cs="Times New Roman"/>
          <w:i/>
          <w:shd w:val="clear" w:color="auto" w:fill="FFFFFF"/>
          <w:lang w:val="en-US"/>
        </w:rPr>
        <w:t>C</w:t>
      </w:r>
      <w:r w:rsidRPr="000A1C86">
        <w:rPr>
          <w:rFonts w:cs="Times New Roman"/>
          <w:i/>
          <w:shd w:val="clear" w:color="auto" w:fill="FFFFFF"/>
        </w:rPr>
        <w:t>++</w:t>
      </w:r>
      <w:r w:rsidRPr="00C67090">
        <w:rPr>
          <w:rFonts w:cs="Times New Roman"/>
          <w:shd w:val="clear" w:color="auto" w:fill="FFFFFF"/>
        </w:rPr>
        <w:t xml:space="preserve"> – объектно-ориентиров</w:t>
      </w:r>
      <w:r>
        <w:rPr>
          <w:rFonts w:cs="Times New Roman"/>
          <w:shd w:val="clear" w:color="auto" w:fill="FFFFFF"/>
        </w:rPr>
        <w:t xml:space="preserve">анный, компилируемый </w:t>
      </w:r>
      <w:r w:rsidRPr="00C67090">
        <w:rPr>
          <w:rFonts w:cs="Times New Roman"/>
          <w:shd w:val="clear" w:color="auto" w:fill="FFFFFF"/>
        </w:rPr>
        <w:t xml:space="preserve">язык программирования. </w:t>
      </w:r>
      <w:r w:rsidRPr="000A1C86">
        <w:rPr>
          <w:rFonts w:cs="Times New Roman"/>
          <w:i/>
          <w:shd w:val="clear" w:color="auto" w:fill="FFFFFF"/>
        </w:rPr>
        <w:t>C++</w:t>
      </w:r>
      <w:r w:rsidRPr="00C67090">
        <w:rPr>
          <w:rFonts w:cs="Times New Roman"/>
          <w:shd w:val="clear" w:color="auto" w:fill="FFFFFF"/>
        </w:rPr>
        <w:t xml:space="preserve"> </w:t>
      </w:r>
      <w:r w:rsidRPr="004B65E2">
        <w:rPr>
          <w:rFonts w:cs="Times New Roman"/>
          <w:shd w:val="clear" w:color="auto" w:fill="FFFFFF"/>
        </w:rPr>
        <w:t>гораздо бли</w:t>
      </w:r>
      <w:r>
        <w:rPr>
          <w:rFonts w:cs="Times New Roman"/>
          <w:shd w:val="clear" w:color="auto" w:fill="FFFFFF"/>
        </w:rPr>
        <w:t xml:space="preserve">же к низкоуровневому ассемблеру, чем другие </w:t>
      </w:r>
      <w:r w:rsidRPr="00C67090">
        <w:rPr>
          <w:rFonts w:cs="Times New Roman"/>
          <w:shd w:val="clear" w:color="auto" w:fill="FFFFFF"/>
        </w:rPr>
        <w:t>объектно</w:t>
      </w:r>
      <w:r>
        <w:rPr>
          <w:rFonts w:cs="Times New Roman"/>
          <w:shd w:val="clear" w:color="auto" w:fill="FFFFFF"/>
        </w:rPr>
        <w:t>-ориентированные языки,</w:t>
      </w:r>
      <w:r w:rsidRPr="00C67090">
        <w:rPr>
          <w:rFonts w:cs="Times New Roman"/>
          <w:shd w:val="clear" w:color="auto" w:fill="FFFFFF"/>
        </w:rPr>
        <w:t xml:space="preserve"> Но С++ не является достаточно гибким для создания графического интерфейса.</w:t>
      </w:r>
    </w:p>
    <w:p w:rsidR="00131E7C" w:rsidRPr="00C914AA" w:rsidRDefault="00131E7C" w:rsidP="00131E7C">
      <w:pPr>
        <w:pStyle w:val="1110"/>
        <w:rPr>
          <w:rFonts w:eastAsia="Times New Roman"/>
        </w:rPr>
      </w:pPr>
      <w:bookmarkStart w:id="16" w:name="_Toc104647611"/>
      <w:bookmarkStart w:id="17" w:name="_Toc136287501"/>
      <w:r>
        <w:rPr>
          <w:rFonts w:eastAsia="Times New Roman"/>
        </w:rPr>
        <w:lastRenderedPageBreak/>
        <w:t xml:space="preserve">1.3.2 </w:t>
      </w:r>
      <w:r w:rsidRPr="00C914AA">
        <w:rPr>
          <w:rFonts w:eastAsia="Times New Roman"/>
        </w:rPr>
        <w:t xml:space="preserve">Язык программирования </w:t>
      </w:r>
      <w:r w:rsidRPr="000A1C86">
        <w:rPr>
          <w:rFonts w:eastAsia="Times New Roman"/>
          <w:i/>
        </w:rPr>
        <w:t>Java</w:t>
      </w:r>
      <w:bookmarkEnd w:id="16"/>
      <w:bookmarkEnd w:id="17"/>
    </w:p>
    <w:p w:rsidR="00131E7C" w:rsidRPr="00C844F1" w:rsidRDefault="00131E7C" w:rsidP="00131E7C">
      <w:pPr>
        <w:pStyle w:val="a7"/>
        <w:spacing w:after="0" w:line="360" w:lineRule="auto"/>
        <w:ind w:left="0" w:firstLine="709"/>
        <w:jc w:val="both"/>
        <w:rPr>
          <w:rFonts w:cs="Times New Roman"/>
          <w:szCs w:val="28"/>
          <w:shd w:val="clear" w:color="auto" w:fill="FFFFFF"/>
        </w:rPr>
      </w:pPr>
      <w:r w:rsidRPr="000A1C86">
        <w:rPr>
          <w:rFonts w:cs="Times New Roman"/>
          <w:i/>
          <w:szCs w:val="28"/>
          <w:shd w:val="clear" w:color="auto" w:fill="FFFFFF"/>
        </w:rPr>
        <w:t>Java</w:t>
      </w:r>
      <w:r w:rsidRPr="00C914AA">
        <w:rPr>
          <w:rFonts w:cs="Times New Roman"/>
          <w:szCs w:val="28"/>
          <w:shd w:val="clear" w:color="auto" w:fill="FFFFFF"/>
        </w:rPr>
        <w:t xml:space="preserve"> </w:t>
      </w:r>
      <w:r>
        <w:rPr>
          <w:rFonts w:cs="Times New Roman"/>
          <w:szCs w:val="28"/>
          <w:shd w:val="clear" w:color="auto" w:fill="FFFFFF"/>
        </w:rPr>
        <w:t xml:space="preserve">является главным конкурентом языка </w:t>
      </w:r>
      <w:r>
        <w:rPr>
          <w:rFonts w:cs="Times New Roman"/>
          <w:szCs w:val="28"/>
          <w:shd w:val="clear" w:color="auto" w:fill="FFFFFF"/>
          <w:lang w:val="en-US"/>
        </w:rPr>
        <w:t>C</w:t>
      </w:r>
      <w:r w:rsidRPr="00C844F1">
        <w:rPr>
          <w:rFonts w:cs="Times New Roman"/>
          <w:szCs w:val="28"/>
          <w:shd w:val="clear" w:color="auto" w:fill="FFFFFF"/>
        </w:rPr>
        <w:t>#</w:t>
      </w:r>
      <w:r>
        <w:rPr>
          <w:rFonts w:cs="Times New Roman"/>
          <w:szCs w:val="28"/>
          <w:shd w:val="clear" w:color="auto" w:fill="FFFFFF"/>
        </w:rPr>
        <w:t xml:space="preserve">. Этот язык прост в использовании, является кроссплатформенным, а также имеет гибкие настройки для создания пользовательских интерфейсов. К сожалению, бесплатные среды разработки на этом языке менее удобны, чем среда </w:t>
      </w:r>
      <w:r>
        <w:rPr>
          <w:rFonts w:cs="Times New Roman"/>
          <w:szCs w:val="28"/>
          <w:shd w:val="clear" w:color="auto" w:fill="FFFFFF"/>
          <w:lang w:val="en-US"/>
        </w:rPr>
        <w:t>Visual</w:t>
      </w:r>
      <w:r w:rsidRPr="00C844F1">
        <w:rPr>
          <w:rFonts w:cs="Times New Roman"/>
          <w:szCs w:val="28"/>
          <w:shd w:val="clear" w:color="auto" w:fill="FFFFFF"/>
        </w:rPr>
        <w:t xml:space="preserve"> </w:t>
      </w:r>
      <w:r>
        <w:rPr>
          <w:rFonts w:cs="Times New Roman"/>
          <w:szCs w:val="28"/>
          <w:shd w:val="clear" w:color="auto" w:fill="FFFFFF"/>
          <w:lang w:val="en-US"/>
        </w:rPr>
        <w:t>studio</w:t>
      </w:r>
      <w:r>
        <w:rPr>
          <w:rFonts w:cs="Times New Roman"/>
          <w:szCs w:val="28"/>
          <w:shd w:val="clear" w:color="auto" w:fill="FFFFFF"/>
        </w:rPr>
        <w:t xml:space="preserve">. </w:t>
      </w:r>
    </w:p>
    <w:p w:rsidR="00131E7C" w:rsidRPr="00C914AA" w:rsidRDefault="00131E7C" w:rsidP="00131E7C">
      <w:pPr>
        <w:pStyle w:val="a7"/>
        <w:spacing w:after="0" w:line="360" w:lineRule="auto"/>
        <w:ind w:left="0" w:firstLine="709"/>
        <w:contextualSpacing w:val="0"/>
        <w:jc w:val="both"/>
        <w:outlineLvl w:val="2"/>
        <w:rPr>
          <w:rFonts w:eastAsia="Times New Roman" w:cs="Times New Roman"/>
          <w:bCs/>
          <w:iCs/>
          <w:szCs w:val="28"/>
          <w:lang w:eastAsia="ru-RU"/>
        </w:rPr>
      </w:pPr>
      <w:bookmarkStart w:id="18" w:name="_Toc104647612"/>
      <w:r>
        <w:rPr>
          <w:rFonts w:eastAsia="Times New Roman" w:cs="Times New Roman"/>
          <w:bCs/>
          <w:iCs/>
          <w:szCs w:val="28"/>
          <w:lang w:eastAsia="ru-RU"/>
        </w:rPr>
        <w:t xml:space="preserve">1.3.3 </w:t>
      </w:r>
      <w:r w:rsidRPr="00C914AA">
        <w:rPr>
          <w:rFonts w:eastAsia="Times New Roman" w:cs="Times New Roman"/>
          <w:bCs/>
          <w:iCs/>
          <w:szCs w:val="28"/>
          <w:lang w:eastAsia="ru-RU"/>
        </w:rPr>
        <w:t xml:space="preserve">Язык программирования </w:t>
      </w:r>
      <w:r w:rsidRPr="000A1C86">
        <w:rPr>
          <w:rFonts w:eastAsia="Times New Roman" w:cs="Times New Roman"/>
          <w:bCs/>
          <w:i/>
          <w:iCs/>
          <w:szCs w:val="28"/>
          <w:lang w:eastAsia="ru-RU"/>
        </w:rPr>
        <w:t>Python</w:t>
      </w:r>
      <w:bookmarkEnd w:id="18"/>
    </w:p>
    <w:p w:rsidR="00131E7C" w:rsidRPr="00C844F1" w:rsidRDefault="00131E7C" w:rsidP="009A72A0">
      <w:pPr>
        <w:pStyle w:val="a5"/>
      </w:pPr>
      <w:bookmarkStart w:id="19" w:name="_Toc104647613"/>
      <w:r>
        <w:t>Python</w:t>
      </w:r>
      <w:r w:rsidRPr="00C844F1">
        <w:t xml:space="preserve"> - это интерпретируемый язык программирования с динамической типизацией, который широко используется в различных областях, включая науку о данных, машинное обучение, веб-разработку, научные вычисления и другие.</w:t>
      </w:r>
    </w:p>
    <w:p w:rsidR="00131E7C" w:rsidRPr="00C844F1" w:rsidRDefault="00131E7C" w:rsidP="009A72A0">
      <w:pPr>
        <w:pStyle w:val="a5"/>
      </w:pPr>
      <w:r w:rsidRPr="00C844F1">
        <w:t xml:space="preserve">Он предоставляет широкий набор стандартных библиотек и фреймворков, что делает его очень гибким и удобным для разработки быстрых прототипов и решений. Также </w:t>
      </w:r>
      <w:r>
        <w:t>Python</w:t>
      </w:r>
      <w:r w:rsidRPr="00C844F1">
        <w:t xml:space="preserve"> имеет чистый и простой синтаксис, что делает его доступным для новичков.</w:t>
      </w:r>
    </w:p>
    <w:p w:rsidR="00131E7C" w:rsidRPr="00C844F1" w:rsidRDefault="00131E7C" w:rsidP="009A72A0">
      <w:pPr>
        <w:pStyle w:val="a5"/>
      </w:pPr>
      <w:r w:rsidRPr="00C844F1">
        <w:t xml:space="preserve">Несмотря на множество преимуществ, у </w:t>
      </w:r>
      <w:r>
        <w:t>Python</w:t>
      </w:r>
      <w:r w:rsidRPr="00C844F1">
        <w:t xml:space="preserve"> также есть недостатки. В частности, он является интерпретируемым языком, что означает, что он может работать медленнее, чем компилируемые языки. Кроме того, он может иметь проблемы с масштабируемостью, особенно при работе с большими объемами данных.</w:t>
      </w:r>
    </w:p>
    <w:p w:rsidR="00131E7C" w:rsidRPr="002F5372" w:rsidRDefault="00131E7C" w:rsidP="00131E7C">
      <w:pPr>
        <w:pStyle w:val="1110"/>
        <w:rPr>
          <w:rFonts w:eastAsia="Times New Roman"/>
        </w:rPr>
      </w:pPr>
      <w:bookmarkStart w:id="20" w:name="_Toc136287502"/>
      <w:r>
        <w:rPr>
          <w:rFonts w:eastAsia="Times New Roman"/>
        </w:rPr>
        <w:t xml:space="preserve">1.3.4 </w:t>
      </w:r>
      <w:r w:rsidRPr="00C914AA">
        <w:rPr>
          <w:rFonts w:eastAsia="Times New Roman"/>
        </w:rPr>
        <w:t xml:space="preserve">Язык программирования </w:t>
      </w:r>
      <w:r w:rsidRPr="000A1C86">
        <w:rPr>
          <w:rFonts w:eastAsia="Times New Roman"/>
          <w:i/>
          <w:lang w:val="en-US"/>
        </w:rPr>
        <w:t>C</w:t>
      </w:r>
      <w:r w:rsidRPr="00C914AA">
        <w:rPr>
          <w:rFonts w:eastAsia="Times New Roman"/>
        </w:rPr>
        <w:t>#</w:t>
      </w:r>
      <w:bookmarkEnd w:id="19"/>
      <w:bookmarkEnd w:id="20"/>
    </w:p>
    <w:p w:rsidR="00131E7C" w:rsidRPr="00C844F1" w:rsidRDefault="00131E7C" w:rsidP="009A72A0">
      <w:pPr>
        <w:pStyle w:val="a5"/>
      </w:pPr>
      <w:r>
        <w:t>C</w:t>
      </w:r>
      <w:r w:rsidRPr="00C844F1">
        <w:t xml:space="preserve"># разрабатывался </w:t>
      </w:r>
      <w:r>
        <w:t>Microsoft</w:t>
      </w:r>
      <w:r w:rsidRPr="00C844F1">
        <w:t xml:space="preserve"> и является одним из основных языков для разработки приложений под платформу </w:t>
      </w:r>
      <w:r>
        <w:t>Windows</w:t>
      </w:r>
      <w:r w:rsidRPr="00C844F1">
        <w:t>. Он полностью интегрирован с .</w:t>
      </w:r>
      <w:r>
        <w:t>NET</w:t>
      </w:r>
      <w:r w:rsidRPr="00C844F1">
        <w:t xml:space="preserve"> </w:t>
      </w:r>
      <w:r>
        <w:t>Framework</w:t>
      </w:r>
      <w:r w:rsidRPr="00C844F1">
        <w:t>, что позволяет создавать мощные и эффективные приложения.</w:t>
      </w:r>
    </w:p>
    <w:p w:rsidR="00131E7C" w:rsidRPr="00C844F1" w:rsidRDefault="00131E7C" w:rsidP="009A72A0">
      <w:pPr>
        <w:pStyle w:val="a5"/>
      </w:pPr>
      <w:r>
        <w:t>Этот язык</w:t>
      </w:r>
      <w:r w:rsidRPr="00C844F1">
        <w:t xml:space="preserve"> является типизированным языком, что позволяет выявлять ошибки на стадии компиляции. Это позволяет создавать более надежные и безопасные программы.</w:t>
      </w:r>
    </w:p>
    <w:p w:rsidR="00131E7C" w:rsidRDefault="00131E7C" w:rsidP="009A72A0">
      <w:pPr>
        <w:pStyle w:val="a5"/>
      </w:pPr>
      <w:r w:rsidRPr="00C844F1">
        <w:t xml:space="preserve">Одной из главных причин, почему C# является отличным выбором для разработки приложений, является удобство создания графических интерфейсов. С помощью Windows Forms и WPF (Windows Presentation Foundation) </w:t>
      </w:r>
      <w:r>
        <w:t xml:space="preserve">появляется </w:t>
      </w:r>
      <w:r>
        <w:lastRenderedPageBreak/>
        <w:t>возможность</w:t>
      </w:r>
      <w:r w:rsidRPr="00C844F1">
        <w:t xml:space="preserve"> создавать сложные и красивые пользовательские интерфейсы с минимальным количеством усилий. </w:t>
      </w:r>
    </w:p>
    <w:p w:rsidR="00D12A6E" w:rsidRPr="00572BB6" w:rsidRDefault="00572BB6" w:rsidP="00572BB6">
      <w:pPr>
        <w:pStyle w:val="1110"/>
      </w:pPr>
      <w:bookmarkStart w:id="21" w:name="_Toc136287503"/>
      <w:r w:rsidRPr="00572BB6">
        <w:t>1.4 Выводы</w:t>
      </w:r>
      <w:bookmarkEnd w:id="21"/>
    </w:p>
    <w:p w:rsidR="00572BB6" w:rsidRPr="00713DF4" w:rsidRDefault="00572BB6" w:rsidP="00572BB6">
      <w:pPr>
        <w:pStyle w:val="a7"/>
        <w:spacing w:after="0" w:line="360" w:lineRule="auto"/>
        <w:ind w:left="0" w:firstLine="709"/>
        <w:contextualSpacing w:val="0"/>
        <w:jc w:val="both"/>
        <w:rPr>
          <w:rFonts w:cs="Times New Roman"/>
          <w:szCs w:val="28"/>
          <w:shd w:val="clear" w:color="auto" w:fill="FFFFFF"/>
        </w:rPr>
      </w:pPr>
      <w:r w:rsidRPr="00713DF4">
        <w:rPr>
          <w:rFonts w:cs="Times New Roman"/>
          <w:szCs w:val="28"/>
          <w:shd w:val="clear" w:color="auto" w:fill="FFFFFF"/>
        </w:rPr>
        <w:t>По результатам анализа существующ</w:t>
      </w:r>
      <w:r>
        <w:rPr>
          <w:rFonts w:cs="Times New Roman"/>
          <w:szCs w:val="28"/>
          <w:shd w:val="clear" w:color="auto" w:fill="FFFFFF"/>
        </w:rPr>
        <w:t>их аналогов было принято решение</w:t>
      </w:r>
      <w:r w:rsidRPr="00713DF4">
        <w:rPr>
          <w:rFonts w:cs="Times New Roman"/>
          <w:szCs w:val="28"/>
          <w:shd w:val="clear" w:color="auto" w:fill="FFFFFF"/>
        </w:rPr>
        <w:t xml:space="preserve"> разработать </w:t>
      </w:r>
      <w:r>
        <w:rPr>
          <w:rFonts w:cs="Times New Roman"/>
          <w:szCs w:val="28"/>
          <w:shd w:val="clear" w:color="auto" w:fill="FFFFFF"/>
        </w:rPr>
        <w:t>менеджер паролей</w:t>
      </w:r>
      <w:r w:rsidRPr="00713DF4">
        <w:rPr>
          <w:rFonts w:cs="Times New Roman"/>
          <w:szCs w:val="28"/>
          <w:shd w:val="clear" w:color="auto" w:fill="FFFFFF"/>
        </w:rPr>
        <w:t>, котор</w:t>
      </w:r>
      <w:r>
        <w:rPr>
          <w:rFonts w:cs="Times New Roman"/>
          <w:szCs w:val="28"/>
          <w:shd w:val="clear" w:color="auto" w:fill="FFFFFF"/>
        </w:rPr>
        <w:t>ый будет решать задачу хранения паролей, а также</w:t>
      </w:r>
      <w:r w:rsidRPr="002D1BAF">
        <w:rPr>
          <w:rFonts w:cs="Times New Roman"/>
          <w:szCs w:val="28"/>
          <w:shd w:val="clear" w:color="auto" w:fill="FFFFFF"/>
        </w:rPr>
        <w:t xml:space="preserve"> </w:t>
      </w:r>
      <w:r>
        <w:rPr>
          <w:rFonts w:cs="Times New Roman"/>
          <w:szCs w:val="28"/>
          <w:shd w:val="clear" w:color="auto" w:fill="FFFFFF"/>
        </w:rPr>
        <w:t>п</w:t>
      </w:r>
      <w:r w:rsidRPr="00713DF4">
        <w:rPr>
          <w:rFonts w:cs="Times New Roman"/>
          <w:szCs w:val="28"/>
          <w:shd w:val="clear" w:color="auto" w:fill="FFFFFF"/>
        </w:rPr>
        <w:t>редоставлят</w:t>
      </w:r>
      <w:r>
        <w:rPr>
          <w:rFonts w:cs="Times New Roman"/>
          <w:szCs w:val="28"/>
          <w:shd w:val="clear" w:color="auto" w:fill="FFFFFF"/>
        </w:rPr>
        <w:t>ь возможность взаимодействия с созданной приложением базой паролей</w:t>
      </w:r>
      <w:r w:rsidRPr="00713DF4">
        <w:rPr>
          <w:rFonts w:cs="Times New Roman"/>
          <w:szCs w:val="28"/>
          <w:shd w:val="clear" w:color="auto" w:fill="FFFFFF"/>
        </w:rPr>
        <w:t>.</w:t>
      </w:r>
    </w:p>
    <w:p w:rsidR="00572BB6" w:rsidRPr="00572BB6" w:rsidRDefault="00572BB6" w:rsidP="00572BB6">
      <w:pPr>
        <w:pStyle w:val="a7"/>
        <w:spacing w:after="0" w:line="360" w:lineRule="auto"/>
        <w:ind w:left="0" w:firstLine="709"/>
        <w:contextualSpacing w:val="0"/>
        <w:jc w:val="both"/>
        <w:rPr>
          <w:rFonts w:cs="Times New Roman"/>
          <w:szCs w:val="28"/>
          <w:shd w:val="clear" w:color="auto" w:fill="FFFFFF"/>
        </w:rPr>
      </w:pPr>
      <w:r>
        <w:rPr>
          <w:rFonts w:cs="Times New Roman"/>
          <w:szCs w:val="28"/>
          <w:shd w:val="clear" w:color="auto" w:fill="FFFFFF"/>
        </w:rPr>
        <w:t xml:space="preserve">Разработка будет производиться с помощью языка </w:t>
      </w:r>
      <w:r w:rsidRPr="000A1C86">
        <w:rPr>
          <w:rFonts w:cs="Times New Roman"/>
          <w:i/>
          <w:szCs w:val="28"/>
          <w:shd w:val="clear" w:color="auto" w:fill="FFFFFF"/>
        </w:rPr>
        <w:t>C</w:t>
      </w:r>
      <w:r>
        <w:rPr>
          <w:rFonts w:cs="Times New Roman"/>
          <w:szCs w:val="28"/>
          <w:shd w:val="clear" w:color="auto" w:fill="FFFFFF"/>
        </w:rPr>
        <w:t xml:space="preserve">#, так как </w:t>
      </w:r>
      <w:r>
        <w:rPr>
          <w:rFonts w:cs="Times New Roman"/>
          <w:szCs w:val="28"/>
          <w:shd w:val="clear" w:color="auto" w:fill="FFFFFF"/>
          <w:lang w:val="en-US"/>
        </w:rPr>
        <w:t>C</w:t>
      </w:r>
      <w:r w:rsidRPr="002D1BAF">
        <w:rPr>
          <w:rFonts w:cs="Times New Roman"/>
          <w:szCs w:val="28"/>
          <w:shd w:val="clear" w:color="auto" w:fill="FFFFFF"/>
        </w:rPr>
        <w:t>#</w:t>
      </w:r>
      <w:r>
        <w:rPr>
          <w:rFonts w:cs="Times New Roman"/>
          <w:szCs w:val="28"/>
          <w:shd w:val="clear" w:color="auto" w:fill="FFFFFF"/>
        </w:rPr>
        <w:t xml:space="preserve"> позволяет создавать удобный и понятный для пользователя графический интерфейс.</w:t>
      </w:r>
    </w:p>
    <w:p w:rsidR="00572BB6" w:rsidRDefault="00D12A6E" w:rsidP="00572BB6">
      <w:pPr>
        <w:pStyle w:val="110"/>
      </w:pPr>
      <w:bookmarkStart w:id="22" w:name="_Toc136287504"/>
      <w:r>
        <w:t>1.</w:t>
      </w:r>
      <w:r w:rsidR="00572BB6">
        <w:t>5 Выбор инструментов разработки</w:t>
      </w:r>
      <w:bookmarkEnd w:id="22"/>
    </w:p>
    <w:p w:rsidR="00D12A6E" w:rsidRDefault="00D12A6E" w:rsidP="00572BB6">
      <w:pPr>
        <w:pStyle w:val="1110"/>
      </w:pPr>
      <w:bookmarkStart w:id="23" w:name="_Toc136287505"/>
      <w:r>
        <w:t>1.5.1 Выбор среды разработки</w:t>
      </w:r>
      <w:bookmarkEnd w:id="23"/>
    </w:p>
    <w:p w:rsidR="00AD7156" w:rsidRDefault="00AD7156" w:rsidP="009A72A0">
      <w:pPr>
        <w:pStyle w:val="a5"/>
      </w:pPr>
      <w:r w:rsidRPr="00AD7156">
        <w:t>В качестве среды разработки было решено выбрать Microsoft Visual Studio, которая обладает рядом преимуществ для разработки приложений на платформе Windows. Одним из ключевых преимуществ является встроенная поддержка системы контроля версий, включая интеграцию с Git, что облегчает управление версиями кода. Кроме того, Visual Studio предоставляет удобную среду для верстки интерфейса Windows Forms, позволяя интуитивно создавать и настраивать пользовательские интерфейсы, размещать элементы управления на форме и задавать им свойства. Это существенно ускоряет процесс разработки и помогает создать эффективный и привлекательный пользовательский интерфейс. Все эти факторы делают Microsoft Visual Studio предпочтительным выбором для разработки приложений на платформе Windows.</w:t>
      </w:r>
    </w:p>
    <w:p w:rsidR="00AD7156" w:rsidRDefault="00D12A6E" w:rsidP="00643572">
      <w:pPr>
        <w:pStyle w:val="1110"/>
      </w:pPr>
      <w:bookmarkStart w:id="24" w:name="_Toc136287506"/>
      <w:r>
        <w:t>1.5.2 Выбор платформы для реали</w:t>
      </w:r>
      <w:r w:rsidR="00AD7156">
        <w:t>зации графического интерфейса</w:t>
      </w:r>
      <w:bookmarkEnd w:id="24"/>
    </w:p>
    <w:p w:rsidR="00643572" w:rsidRDefault="00AD7156" w:rsidP="009A72A0">
      <w:pPr>
        <w:pStyle w:val="a5"/>
      </w:pPr>
      <w:r w:rsidRPr="00AD7156">
        <w:t>В качестве графической платформы приложения была выбрана платформа Windows Forms, которая предоставляет мощный и гибкий инструментарий для создания пользовательского интерфейса. Windows Forms обладает рядом преимуществ, делающих его удобным выбором для разработки приложений</w:t>
      </w:r>
      <w:r w:rsidR="00643572">
        <w:t>.</w:t>
      </w:r>
    </w:p>
    <w:p w:rsidR="00643572" w:rsidRDefault="00AD7156" w:rsidP="009A72A0">
      <w:pPr>
        <w:pStyle w:val="a5"/>
      </w:pPr>
      <w:r w:rsidRPr="00AD7156">
        <w:lastRenderedPageBreak/>
        <w:t xml:space="preserve"> Во-первых, Windows Forms обеспечивает простоту и интуитивность разработки интерфейса благодаря использованию визуального дизайнера форм, который позволяет размещать и настраивать элементы управления на форме в удобном графическом режиме. Это упрощает процесс создания пользовательских интерфейсов и сокращает время разработки. </w:t>
      </w:r>
    </w:p>
    <w:p w:rsidR="00AD7156" w:rsidRDefault="00AD7156" w:rsidP="009A72A0">
      <w:pPr>
        <w:pStyle w:val="a5"/>
      </w:pPr>
      <w:r w:rsidRPr="00AD7156">
        <w:t>Во-вторых, Windows Forms предлагает широкий набор предопределенных элементов управления, таких как кнопки, текстовые поля, списки, таблицы и другие, что обеспечивает разработчикам гибкость и возможность создания разнообразных пользовательских интерфейсов. Кроме того, Windows Forms обладает отличной поддержкой событий и обработки пользовательского ввода, что позволяет создавать отзывчи</w:t>
      </w:r>
      <w:r w:rsidR="00643572">
        <w:t>вые и интерактивные приложения.</w:t>
      </w:r>
    </w:p>
    <w:p w:rsidR="00643572" w:rsidRDefault="00D12A6E" w:rsidP="00643572">
      <w:pPr>
        <w:pStyle w:val="1110"/>
        <w:rPr>
          <w:rStyle w:val="1111"/>
          <w:color w:val="auto"/>
        </w:rPr>
      </w:pPr>
      <w:bookmarkStart w:id="25" w:name="_Toc136287507"/>
      <w:r w:rsidRPr="00643572">
        <w:rPr>
          <w:rStyle w:val="1111"/>
          <w:color w:val="auto"/>
        </w:rPr>
        <w:t>1.5.</w:t>
      </w:r>
      <w:r w:rsidR="00643572" w:rsidRPr="00643572">
        <w:rPr>
          <w:rStyle w:val="1111"/>
          <w:color w:val="auto"/>
        </w:rPr>
        <w:t>3 Работа с файлами</w:t>
      </w:r>
      <w:bookmarkEnd w:id="25"/>
    </w:p>
    <w:p w:rsidR="00643572" w:rsidRPr="00643572" w:rsidRDefault="00643572" w:rsidP="009A72A0">
      <w:pPr>
        <w:pStyle w:val="a5"/>
      </w:pPr>
      <w:r w:rsidRPr="00643572">
        <w:t xml:space="preserve">Для удобного хранения баз паролей в приложении используется формат </w:t>
      </w:r>
      <w:r>
        <w:t>JSON</w:t>
      </w:r>
      <w:r w:rsidRPr="00643572">
        <w:t xml:space="preserve">, который является текстовым форматом обмена данными. Он позволяет представить информацию в виде удобной для чтения и записи структуры, состоящей из пар "ключ-значение". Формат </w:t>
      </w:r>
      <w:r>
        <w:t>JSON</w:t>
      </w:r>
      <w:r w:rsidRPr="00643572">
        <w:t xml:space="preserve"> широко применяется в различных областях программирования и обеспечивает простоту в использовании и интеграцию с другими технологиями.</w:t>
      </w:r>
    </w:p>
    <w:p w:rsidR="00643572" w:rsidRDefault="00643572" w:rsidP="009A72A0">
      <w:pPr>
        <w:pStyle w:val="a5"/>
      </w:pPr>
      <w:r w:rsidRPr="00643572">
        <w:t xml:space="preserve">Для работы с </w:t>
      </w:r>
      <w:r>
        <w:t>JSON</w:t>
      </w:r>
      <w:r w:rsidRPr="00643572">
        <w:t>-форматами в приложение</w:t>
      </w:r>
      <w:r>
        <w:t xml:space="preserve"> была интегрирована библиотека «Newtonsoft</w:t>
      </w:r>
      <w:r w:rsidRPr="00643572">
        <w:t>.</w:t>
      </w:r>
      <w:r>
        <w:t>Json»</w:t>
      </w:r>
      <w:r w:rsidRPr="00643572">
        <w:t xml:space="preserve">. Эта библиотека является одной из наиболее популярных и мощных библиотек для работы с </w:t>
      </w:r>
      <w:r>
        <w:t>JSON</w:t>
      </w:r>
      <w:r w:rsidRPr="00643572">
        <w:t xml:space="preserve"> в языке программирования </w:t>
      </w:r>
      <w:r>
        <w:t>C</w:t>
      </w:r>
      <w:r w:rsidRPr="00643572">
        <w:t xml:space="preserve">#. Она предоставляет широкий набор функций и возможностей для сериализации (преобразования объектов в </w:t>
      </w:r>
      <w:r>
        <w:t>JSON</w:t>
      </w:r>
      <w:r w:rsidRPr="00643572">
        <w:t xml:space="preserve">) и десериализации (преобразования </w:t>
      </w:r>
      <w:r>
        <w:t>JSON</w:t>
      </w:r>
      <w:r w:rsidRPr="00643572">
        <w:t xml:space="preserve"> в объекты) данных. Библиотека обладает простым и интуитивно понятным </w:t>
      </w:r>
      <w:r>
        <w:t>API</w:t>
      </w:r>
      <w:r w:rsidRPr="00643572">
        <w:t xml:space="preserve">, что делает ее использование удобным и эффективным. Она также обладает высокой производительностью и надежностью, что позволяет эффективно работать с большими объемами данных в формате </w:t>
      </w:r>
      <w:r>
        <w:t>JSON</w:t>
      </w:r>
      <w:r w:rsidRPr="00643572">
        <w:t>.</w:t>
      </w:r>
    </w:p>
    <w:p w:rsidR="00D12A6E" w:rsidRDefault="00D12A6E" w:rsidP="00102375">
      <w:pPr>
        <w:pStyle w:val="110"/>
      </w:pPr>
      <w:bookmarkStart w:id="26" w:name="_Toc136287508"/>
      <w:r>
        <w:lastRenderedPageBreak/>
        <w:t>1.6 Архитектура приложения</w:t>
      </w:r>
      <w:bookmarkEnd w:id="26"/>
    </w:p>
    <w:p w:rsidR="00A422C0" w:rsidRDefault="00A422C0" w:rsidP="009A72A0">
      <w:pPr>
        <w:pStyle w:val="a5"/>
      </w:pPr>
      <w:r w:rsidRPr="00A422C0">
        <w:t xml:space="preserve">В данном приложении используются два основных паттерна проектирования: </w:t>
      </w:r>
      <w:r>
        <w:t>MVC</w:t>
      </w:r>
      <w:r w:rsidRPr="00A422C0">
        <w:t xml:space="preserve"> (</w:t>
      </w:r>
      <w:r>
        <w:t>Model</w:t>
      </w:r>
      <w:r w:rsidRPr="00A422C0">
        <w:t>-</w:t>
      </w:r>
      <w:r>
        <w:t>View</w:t>
      </w:r>
      <w:r w:rsidRPr="00A422C0">
        <w:t>-</w:t>
      </w:r>
      <w:r>
        <w:t>Controller</w:t>
      </w:r>
      <w:r w:rsidRPr="00A422C0">
        <w:t xml:space="preserve">). Паттерн </w:t>
      </w:r>
      <w:r>
        <w:t>MVC</w:t>
      </w:r>
      <w:r w:rsidRPr="00A422C0">
        <w:t xml:space="preserve"> разделяет приложение на три компонента - модель, представление и контроллер, что обеспечивает разделение ответственностей и упрощает поддержку кода.</w:t>
      </w:r>
    </w:p>
    <w:p w:rsidR="00A422C0" w:rsidRPr="00C04C04" w:rsidRDefault="00A422C0" w:rsidP="009A72A0">
      <w:pPr>
        <w:pStyle w:val="a5"/>
      </w:pPr>
      <w:r w:rsidRPr="00C04C04">
        <w:t>Дополнительно, в приложении применяются паттерн Singleton, который обеспечивает создание единственного экземпляра определенного класса</w:t>
      </w:r>
      <w:r w:rsidR="00C04C04" w:rsidRPr="00C04C04">
        <w:t>.</w:t>
      </w:r>
    </w:p>
    <w:p w:rsidR="00643572" w:rsidRDefault="00A422C0" w:rsidP="009A72A0">
      <w:pPr>
        <w:pStyle w:val="a5"/>
      </w:pPr>
      <w:r w:rsidRPr="00A422C0">
        <w:t xml:space="preserve">Кроме того, при разработке приложения </w:t>
      </w:r>
      <w:r w:rsidR="00C04C04">
        <w:t>были учтены</w:t>
      </w:r>
      <w:r w:rsidRPr="00A422C0">
        <w:t xml:space="preserve"> принцип</w:t>
      </w:r>
      <w:r w:rsidR="00C04C04">
        <w:t>ы</w:t>
      </w:r>
      <w:r w:rsidRPr="00A422C0">
        <w:t xml:space="preserve"> ООП (объектно-ориентированного программирования</w:t>
      </w:r>
      <w:r>
        <w:t>)</w:t>
      </w:r>
      <w:r w:rsidRPr="00A422C0">
        <w:t>. Эти принципы помогают создавать модульный и гибкий код, облегчают его понимание и расширение.</w:t>
      </w:r>
    </w:p>
    <w:p w:rsidR="00C04C04" w:rsidRDefault="00C04C04" w:rsidP="00496EDC">
      <w:pPr>
        <w:pStyle w:val="a5"/>
        <w:spacing w:before="240"/>
      </w:pPr>
      <w:r>
        <w:rPr>
          <w:noProof/>
          <w:lang w:val="en-US" w:eastAsia="en-US"/>
        </w:rPr>
        <w:drawing>
          <wp:inline distT="0" distB="0" distL="0" distR="0" wp14:anchorId="4EB90F6D" wp14:editId="2C91B2EC">
            <wp:extent cx="5943600" cy="3319299"/>
            <wp:effectExtent l="0" t="0" r="0" b="0"/>
            <wp:docPr id="6" name="Рисунок 6" descr="https://cdn.javarush.com/images/article/85a08a31-57c0-4bab-b294-af2a6354ee42/origi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javarush.com/images/article/85a08a31-57c0-4bab-b294-af2a6354ee42/original.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9299"/>
                    </a:xfrm>
                    <a:prstGeom prst="rect">
                      <a:avLst/>
                    </a:prstGeom>
                    <a:noFill/>
                    <a:ln>
                      <a:noFill/>
                    </a:ln>
                  </pic:spPr>
                </pic:pic>
              </a:graphicData>
            </a:graphic>
          </wp:inline>
        </w:drawing>
      </w:r>
    </w:p>
    <w:p w:rsidR="00C04C04" w:rsidRPr="00C04C04" w:rsidRDefault="00C04C04" w:rsidP="00496EDC">
      <w:pPr>
        <w:pStyle w:val="a5"/>
        <w:spacing w:before="240" w:after="240"/>
        <w:jc w:val="center"/>
      </w:pPr>
      <w:r>
        <w:t xml:space="preserve">Рисунок </w:t>
      </w:r>
      <w:r w:rsidRPr="00C04C04">
        <w:t>1.</w:t>
      </w:r>
      <w:r w:rsidR="00554D78">
        <w:t>5</w:t>
      </w:r>
      <w:r>
        <w:t xml:space="preserve"> – Графическое представление </w:t>
      </w:r>
      <w:r>
        <w:rPr>
          <w:lang w:val="en-US"/>
        </w:rPr>
        <w:t>MVC</w:t>
      </w:r>
    </w:p>
    <w:p w:rsidR="00D12A6E" w:rsidRDefault="00D12A6E" w:rsidP="00102375">
      <w:pPr>
        <w:pStyle w:val="110"/>
      </w:pPr>
      <w:bookmarkStart w:id="27" w:name="_Toc136287509"/>
      <w:r>
        <w:lastRenderedPageBreak/>
        <w:t>1.7 Разработка приложения</w:t>
      </w:r>
      <w:bookmarkEnd w:id="27"/>
    </w:p>
    <w:p w:rsidR="00102375" w:rsidRPr="002B29FA" w:rsidRDefault="00102375" w:rsidP="00102375">
      <w:pPr>
        <w:pStyle w:val="1110"/>
      </w:pPr>
      <w:bookmarkStart w:id="28" w:name="_Toc136287510"/>
      <w:r>
        <w:t>1.7.1 Разработка графического интерфейса</w:t>
      </w:r>
      <w:bookmarkEnd w:id="28"/>
    </w:p>
    <w:p w:rsidR="00427BEB" w:rsidRDefault="00C418D4" w:rsidP="009A72A0">
      <w:pPr>
        <w:pStyle w:val="a5"/>
      </w:pPr>
      <w:r>
        <w:t>Графический интерфейс приложения состоит</w:t>
      </w:r>
      <w:r w:rsidR="00102375" w:rsidRPr="00102375">
        <w:t xml:space="preserve"> </w:t>
      </w:r>
      <w:r>
        <w:t xml:space="preserve">из различных форм </w:t>
      </w:r>
      <w:r w:rsidR="00102375" w:rsidRPr="00102375">
        <w:t>(</w:t>
      </w:r>
      <w:r w:rsidR="00102375" w:rsidRPr="00102375">
        <w:rPr>
          <w:lang w:val="en-US"/>
        </w:rPr>
        <w:t>Forms</w:t>
      </w:r>
      <w:r w:rsidR="00102375" w:rsidRPr="00102375">
        <w:t xml:space="preserve">), каждая из которых предназначена для определенного взаимодействия с пользователем. </w:t>
      </w:r>
      <w:r w:rsidR="00554D78">
        <w:t>Диаграмма</w:t>
      </w:r>
      <w:r w:rsidR="00427BEB">
        <w:t xml:space="preserve"> </w:t>
      </w:r>
      <w:r w:rsidR="00554D78">
        <w:t>отображения</w:t>
      </w:r>
      <w:r w:rsidR="00427BEB">
        <w:t xml:space="preserve"> форм предст</w:t>
      </w:r>
      <w:r w:rsidR="00554D78">
        <w:t xml:space="preserve">авлена </w:t>
      </w:r>
      <w:r w:rsidR="00427BEB">
        <w:t xml:space="preserve">на рисунке 1.6. </w:t>
      </w:r>
    </w:p>
    <w:p w:rsidR="00427BEB" w:rsidRDefault="00554D78" w:rsidP="009A72A0">
      <w:pPr>
        <w:pStyle w:val="a5"/>
      </w:pPr>
      <w:r w:rsidRPr="00554D78">
        <w:rPr>
          <w:noProof/>
          <w:lang w:val="en-US" w:eastAsia="en-US"/>
        </w:rPr>
        <w:drawing>
          <wp:inline distT="0" distB="0" distL="0" distR="0" wp14:anchorId="16963333" wp14:editId="4C09C927">
            <wp:extent cx="5277587" cy="3057952"/>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7587" cy="3057952"/>
                    </a:xfrm>
                    <a:prstGeom prst="rect">
                      <a:avLst/>
                    </a:prstGeom>
                  </pic:spPr>
                </pic:pic>
              </a:graphicData>
            </a:graphic>
          </wp:inline>
        </w:drawing>
      </w:r>
    </w:p>
    <w:p w:rsidR="00554D78" w:rsidRDefault="00554D78" w:rsidP="00D60B4D">
      <w:pPr>
        <w:pStyle w:val="a5"/>
        <w:spacing w:before="240" w:after="240"/>
        <w:jc w:val="center"/>
      </w:pPr>
      <w:r>
        <w:t xml:space="preserve">Рисунок </w:t>
      </w:r>
      <w:r w:rsidRPr="00C04C04">
        <w:t>1.</w:t>
      </w:r>
      <w:r>
        <w:t xml:space="preserve">6 – </w:t>
      </w:r>
      <w:r w:rsidR="00D60B4D">
        <w:rPr>
          <w:lang w:val="en-US"/>
        </w:rPr>
        <w:t>UML</w:t>
      </w:r>
      <w:r w:rsidR="00D60B4D" w:rsidRPr="002B29FA">
        <w:t xml:space="preserve"> </w:t>
      </w:r>
      <w:r w:rsidR="00D60B4D">
        <w:t>–</w:t>
      </w:r>
      <w:r w:rsidR="00D60B4D" w:rsidRPr="002B29FA">
        <w:t xml:space="preserve"> </w:t>
      </w:r>
      <w:r w:rsidR="00D60B4D">
        <w:t>диаграмма отображения форм</w:t>
      </w:r>
    </w:p>
    <w:p w:rsidR="00102375" w:rsidRPr="00102375" w:rsidRDefault="00102375" w:rsidP="009A72A0">
      <w:pPr>
        <w:pStyle w:val="a5"/>
      </w:pPr>
      <w:r w:rsidRPr="00102375">
        <w:t>Ниже приведены формы, их назначение и функциональность:</w:t>
      </w:r>
    </w:p>
    <w:p w:rsidR="00102375" w:rsidRPr="00102375" w:rsidRDefault="00102375" w:rsidP="009A72A0">
      <w:pPr>
        <w:pStyle w:val="a5"/>
      </w:pPr>
      <w:r w:rsidRPr="00102375">
        <w:rPr>
          <w:lang w:val="en-US"/>
        </w:rPr>
        <w:t>AboutProgramForm</w:t>
      </w:r>
      <w:r w:rsidRPr="00102375">
        <w:t xml:space="preserve"> </w:t>
      </w:r>
      <w:r w:rsidRPr="002D1BAF">
        <w:t>–</w:t>
      </w:r>
      <w:r w:rsidRPr="00102375">
        <w:t xml:space="preserve"> форма, отображающая информацию о программе.</w:t>
      </w:r>
    </w:p>
    <w:p w:rsidR="00102375" w:rsidRPr="00102375" w:rsidRDefault="00102375" w:rsidP="009A72A0">
      <w:pPr>
        <w:pStyle w:val="a5"/>
      </w:pPr>
      <w:r w:rsidRPr="00102375">
        <w:rPr>
          <w:lang w:val="en-US"/>
        </w:rPr>
        <w:t>AddAccountForm</w:t>
      </w:r>
      <w:r w:rsidRPr="00102375">
        <w:t xml:space="preserve"> </w:t>
      </w:r>
      <w:r w:rsidRPr="002D1BAF">
        <w:t>–</w:t>
      </w:r>
      <w:r w:rsidRPr="00102375">
        <w:t xml:space="preserve"> форма, позволяющая пользователю добавлять </w:t>
      </w:r>
      <w:r w:rsidR="00554D78">
        <w:t>новый аккаунт. Она же используется для получения и редактирования информации уже существующего</w:t>
      </w:r>
      <w:r w:rsidRPr="00102375">
        <w:t xml:space="preserve"> аккаунта.</w:t>
      </w:r>
    </w:p>
    <w:p w:rsidR="00102375" w:rsidRPr="00102375" w:rsidRDefault="00102375" w:rsidP="009A72A0">
      <w:pPr>
        <w:pStyle w:val="a5"/>
      </w:pPr>
      <w:r w:rsidRPr="00102375">
        <w:rPr>
          <w:lang w:val="en-US"/>
        </w:rPr>
        <w:t>AddGroupForm</w:t>
      </w:r>
      <w:r w:rsidRPr="00102375">
        <w:t xml:space="preserve"> </w:t>
      </w:r>
      <w:r w:rsidRPr="002D1BAF">
        <w:t>–</w:t>
      </w:r>
      <w:r w:rsidRPr="00102375">
        <w:t xml:space="preserve"> форма, необходимая для возможности пользователя добавлять информацию о новой группе.</w:t>
      </w:r>
    </w:p>
    <w:p w:rsidR="00102375" w:rsidRPr="00102375" w:rsidRDefault="00102375" w:rsidP="009A72A0">
      <w:pPr>
        <w:pStyle w:val="a5"/>
      </w:pPr>
      <w:r w:rsidRPr="00102375">
        <w:rPr>
          <w:lang w:val="en-US"/>
        </w:rPr>
        <w:t>LoginForm</w:t>
      </w:r>
      <w:r w:rsidRPr="00102375">
        <w:t xml:space="preserve"> </w:t>
      </w:r>
      <w:r w:rsidRPr="002D1BAF">
        <w:t>–</w:t>
      </w:r>
      <w:r w:rsidRPr="00102375">
        <w:t xml:space="preserve"> форма, предназначенная для входа пользователя в приложение.</w:t>
      </w:r>
    </w:p>
    <w:p w:rsidR="00102375" w:rsidRPr="00102375" w:rsidRDefault="00102375" w:rsidP="009A72A0">
      <w:pPr>
        <w:pStyle w:val="a5"/>
      </w:pPr>
      <w:r w:rsidRPr="00102375">
        <w:rPr>
          <w:lang w:val="en-US"/>
        </w:rPr>
        <w:t>MainForm</w:t>
      </w:r>
      <w:r>
        <w:t xml:space="preserve"> </w:t>
      </w:r>
      <w:r w:rsidRPr="002D1BAF">
        <w:t>–</w:t>
      </w:r>
      <w:r w:rsidRPr="00102375">
        <w:t xml:space="preserve"> главная форма приложения, отображающая основной интерфейс и управляющая взаимодействием с другими формами.</w:t>
      </w:r>
    </w:p>
    <w:p w:rsidR="00102375" w:rsidRPr="00102375" w:rsidRDefault="00102375" w:rsidP="009A72A0">
      <w:pPr>
        <w:pStyle w:val="a5"/>
      </w:pPr>
      <w:r w:rsidRPr="00102375">
        <w:rPr>
          <w:lang w:val="en-US"/>
        </w:rPr>
        <w:lastRenderedPageBreak/>
        <w:t>NewDbForm</w:t>
      </w:r>
      <w:r>
        <w:t xml:space="preserve"> </w:t>
      </w:r>
      <w:r w:rsidRPr="002D1BAF">
        <w:t>–</w:t>
      </w:r>
      <w:r w:rsidRPr="00102375">
        <w:t xml:space="preserve"> форма, используемая для создания новой базы данных.</w:t>
      </w:r>
    </w:p>
    <w:p w:rsidR="00102375" w:rsidRPr="00102375" w:rsidRDefault="00102375" w:rsidP="009A72A0">
      <w:pPr>
        <w:pStyle w:val="a5"/>
      </w:pPr>
      <w:r w:rsidRPr="00102375">
        <w:rPr>
          <w:lang w:val="en-US"/>
        </w:rPr>
        <w:t>GeneratePasswordForm</w:t>
      </w:r>
      <w:r>
        <w:t xml:space="preserve"> </w:t>
      </w:r>
      <w:r w:rsidRPr="002D1BAF">
        <w:t>–</w:t>
      </w:r>
      <w:r w:rsidRPr="00102375">
        <w:t xml:space="preserve"> форма, позволяющая пользователю генерировать пароли.</w:t>
      </w:r>
    </w:p>
    <w:p w:rsidR="00102375" w:rsidRDefault="00102375" w:rsidP="009A72A0">
      <w:pPr>
        <w:pStyle w:val="a5"/>
      </w:pPr>
      <w:r w:rsidRPr="00102375">
        <w:t>Каждая форма обеспечивает определенный функционал и предоставляет пользователю возможность взаимодействовать с приложением в соответствии с его задачами и потребностями.</w:t>
      </w:r>
    </w:p>
    <w:p w:rsidR="00C418D4" w:rsidRPr="00C418D4" w:rsidRDefault="00C418D4" w:rsidP="009A72A0">
      <w:pPr>
        <w:pStyle w:val="a5"/>
      </w:pPr>
      <w:r w:rsidRPr="00C418D4">
        <w:t xml:space="preserve">В приложении также используются диалоговые окна (message box), предоставляемые встроенными средствами Windows Forms. Эти окна позволяют взаимодействовать с пользователем, предоставляя ему информацию, предупреждения или запрашивая подтверждение для определенных действий. Некоторые из общеиспользуемых диалоговых окон включают MessageBox, OpenFileDialog, </w:t>
      </w:r>
      <w:r w:rsidR="00554D78" w:rsidRPr="00554D78">
        <w:t>FolderBrowserDialog</w:t>
      </w:r>
      <w:r w:rsidR="00554D78" w:rsidRPr="00554D78">
        <w:rPr>
          <w:rFonts w:ascii="Cascadia Mono" w:hAnsi="Cascadia Mono" w:cs="Cascadia Mono"/>
          <w:color w:val="000000"/>
          <w:sz w:val="19"/>
          <w:szCs w:val="19"/>
        </w:rPr>
        <w:t xml:space="preserve"> </w:t>
      </w:r>
      <w:r w:rsidRPr="00C418D4">
        <w:t>и другие. Каждое из этих диалоговых окон имеет свою специфику и позволяет взаимодействовать с пользователем в соответствии с требуемыми задачами и сценариями приложения.</w:t>
      </w:r>
    </w:p>
    <w:p w:rsidR="00D12A6E" w:rsidRPr="004B747E" w:rsidRDefault="00D12A6E" w:rsidP="005B5E6E">
      <w:pPr>
        <w:pStyle w:val="1110"/>
      </w:pPr>
      <w:bookmarkStart w:id="29" w:name="_Toc136287511"/>
      <w:r>
        <w:t xml:space="preserve">1.7.2 Разработка </w:t>
      </w:r>
      <w:r w:rsidR="00E45058">
        <w:t>классов</w:t>
      </w:r>
      <w:bookmarkEnd w:id="29"/>
    </w:p>
    <w:p w:rsidR="00D12A6E" w:rsidRPr="004B747E" w:rsidRDefault="00D12A6E" w:rsidP="005B5E6E">
      <w:pPr>
        <w:pStyle w:val="1110"/>
      </w:pPr>
      <w:bookmarkStart w:id="30" w:name="_Toc136287512"/>
      <w:r>
        <w:t xml:space="preserve">1.7.2.1 Класс </w:t>
      </w:r>
      <w:r w:rsidR="005B5E6E">
        <w:rPr>
          <w:lang w:val="en-US"/>
        </w:rPr>
        <w:t>Password</w:t>
      </w:r>
      <w:bookmarkEnd w:id="30"/>
    </w:p>
    <w:p w:rsidR="005B5E6E" w:rsidRPr="005B5E6E" w:rsidRDefault="005B5E6E" w:rsidP="009A72A0">
      <w:pPr>
        <w:pStyle w:val="a5"/>
      </w:pPr>
      <w:r w:rsidRPr="005B5E6E">
        <w:t xml:space="preserve">В классе </w:t>
      </w:r>
      <w:r w:rsidRPr="005B5E6E">
        <w:rPr>
          <w:lang w:val="en-US"/>
        </w:rPr>
        <w:t>Password</w:t>
      </w:r>
      <w:r w:rsidRPr="005B5E6E">
        <w:t>, используемом в приложении, определены поля для хранения необходимой информации о пароле. Основные поля класса описаны ниже:</w:t>
      </w:r>
    </w:p>
    <w:p w:rsidR="005B5E6E" w:rsidRPr="005B5E6E" w:rsidRDefault="005B5E6E" w:rsidP="009A72A0">
      <w:pPr>
        <w:pStyle w:val="a5"/>
      </w:pPr>
      <w:r w:rsidRPr="005B5E6E">
        <w:rPr>
          <w:lang w:val="en-US"/>
        </w:rPr>
        <w:t>password</w:t>
      </w:r>
      <w:r w:rsidRPr="005B5E6E">
        <w:t>_</w:t>
      </w:r>
      <w:r w:rsidRPr="005B5E6E">
        <w:rPr>
          <w:lang w:val="en-US"/>
        </w:rPr>
        <w:t>masterKey</w:t>
      </w:r>
      <w:r>
        <w:t xml:space="preserve"> </w:t>
      </w:r>
      <w:r w:rsidRPr="00311310">
        <w:t>–</w:t>
      </w:r>
      <w:r w:rsidRPr="005B5E6E">
        <w:t xml:space="preserve"> поле, предназначенное для хранения мастер-ключа пароля.</w:t>
      </w:r>
    </w:p>
    <w:p w:rsidR="005B5E6E" w:rsidRPr="005B5E6E" w:rsidRDefault="005B5E6E" w:rsidP="009A72A0">
      <w:pPr>
        <w:pStyle w:val="a5"/>
      </w:pPr>
      <w:r w:rsidRPr="005B5E6E">
        <w:rPr>
          <w:lang w:val="en-US"/>
        </w:rPr>
        <w:t>password</w:t>
      </w:r>
      <w:r w:rsidRPr="005B5E6E">
        <w:t>_</w:t>
      </w:r>
      <w:r w:rsidRPr="005B5E6E">
        <w:rPr>
          <w:lang w:val="en-US"/>
        </w:rPr>
        <w:t>masterKey</w:t>
      </w:r>
      <w:r w:rsidRPr="005B5E6E">
        <w:t>_</w:t>
      </w:r>
      <w:r w:rsidRPr="005B5E6E">
        <w:rPr>
          <w:lang w:val="en-US"/>
        </w:rPr>
        <w:t>len</w:t>
      </w:r>
      <w:r>
        <w:t xml:space="preserve"> </w:t>
      </w:r>
      <w:r w:rsidRPr="00311310">
        <w:t>–</w:t>
      </w:r>
      <w:r w:rsidRPr="005B5E6E">
        <w:t xml:space="preserve"> поле, указывающее длину мастер-ключа пароля.</w:t>
      </w:r>
    </w:p>
    <w:p w:rsidR="005B5E6E" w:rsidRPr="005B5E6E" w:rsidRDefault="005B5E6E" w:rsidP="009A72A0">
      <w:pPr>
        <w:pStyle w:val="a5"/>
      </w:pPr>
      <w:r w:rsidRPr="005B5E6E">
        <w:rPr>
          <w:lang w:val="en-US"/>
        </w:rPr>
        <w:t>encryptedPassword</w:t>
      </w:r>
      <w:r>
        <w:t xml:space="preserve"> </w:t>
      </w:r>
      <w:r w:rsidRPr="00311310">
        <w:t>–</w:t>
      </w:r>
      <w:r w:rsidRPr="005B5E6E">
        <w:t xml:space="preserve"> поле, используемое для хранения зашифрованного пароля.</w:t>
      </w:r>
    </w:p>
    <w:p w:rsidR="005B5E6E" w:rsidRPr="005B5E6E" w:rsidRDefault="005B5E6E" w:rsidP="009A72A0">
      <w:pPr>
        <w:pStyle w:val="a5"/>
      </w:pPr>
      <w:r w:rsidRPr="005B5E6E">
        <w:rPr>
          <w:lang w:val="en-US"/>
        </w:rPr>
        <w:t>encryptedPassword</w:t>
      </w:r>
      <w:r w:rsidRPr="005B5E6E">
        <w:t>_</w:t>
      </w:r>
      <w:r w:rsidRPr="005B5E6E">
        <w:rPr>
          <w:lang w:val="en-US"/>
        </w:rPr>
        <w:t>len</w:t>
      </w:r>
      <w:r>
        <w:t xml:space="preserve"> </w:t>
      </w:r>
      <w:r w:rsidRPr="00311310">
        <w:t>–</w:t>
      </w:r>
      <w:r w:rsidRPr="005B5E6E">
        <w:t xml:space="preserve"> поле, указывающее длину зашифрованного пароля.</w:t>
      </w:r>
    </w:p>
    <w:p w:rsidR="005B5E6E" w:rsidRPr="005B5E6E" w:rsidRDefault="005B5E6E" w:rsidP="009A72A0">
      <w:pPr>
        <w:pStyle w:val="a5"/>
      </w:pPr>
      <w:r w:rsidRPr="005B5E6E">
        <w:rPr>
          <w:lang w:val="en-US"/>
        </w:rPr>
        <w:t>password</w:t>
      </w:r>
      <w:r w:rsidRPr="005B5E6E">
        <w:t>_</w:t>
      </w:r>
      <w:r w:rsidRPr="005B5E6E">
        <w:rPr>
          <w:lang w:val="en-US"/>
        </w:rPr>
        <w:t>salt</w:t>
      </w:r>
      <w:r>
        <w:t xml:space="preserve"> </w:t>
      </w:r>
      <w:r w:rsidRPr="00311310">
        <w:t>–</w:t>
      </w:r>
      <w:r w:rsidRPr="005B5E6E">
        <w:t xml:space="preserve"> поле, предназначенное для хранения соли пароля.</w:t>
      </w:r>
    </w:p>
    <w:p w:rsidR="005B5E6E" w:rsidRPr="005B5E6E" w:rsidRDefault="005B5E6E" w:rsidP="009A72A0">
      <w:pPr>
        <w:pStyle w:val="a5"/>
      </w:pPr>
      <w:r w:rsidRPr="005B5E6E">
        <w:rPr>
          <w:lang w:val="en-US"/>
        </w:rPr>
        <w:t>password</w:t>
      </w:r>
      <w:r w:rsidRPr="005B5E6E">
        <w:t>_</w:t>
      </w:r>
      <w:r w:rsidRPr="005B5E6E">
        <w:rPr>
          <w:lang w:val="en-US"/>
        </w:rPr>
        <w:t>salt</w:t>
      </w:r>
      <w:r w:rsidRPr="005B5E6E">
        <w:t>_</w:t>
      </w:r>
      <w:r w:rsidRPr="005B5E6E">
        <w:rPr>
          <w:lang w:val="en-US"/>
        </w:rPr>
        <w:t>len</w:t>
      </w:r>
      <w:r>
        <w:t xml:space="preserve"> </w:t>
      </w:r>
      <w:r w:rsidRPr="00311310">
        <w:t>–</w:t>
      </w:r>
      <w:r w:rsidRPr="005B5E6E">
        <w:t xml:space="preserve"> поле, указывающее длину соли пароля.</w:t>
      </w:r>
    </w:p>
    <w:p w:rsidR="005B5E6E" w:rsidRPr="005B5E6E" w:rsidRDefault="005B5E6E" w:rsidP="009A72A0">
      <w:pPr>
        <w:pStyle w:val="a5"/>
      </w:pPr>
      <w:r w:rsidRPr="005B5E6E">
        <w:rPr>
          <w:lang w:val="en-US"/>
        </w:rPr>
        <w:lastRenderedPageBreak/>
        <w:t>password</w:t>
      </w:r>
      <w:r w:rsidRPr="005B5E6E">
        <w:t>_</w:t>
      </w:r>
      <w:r w:rsidRPr="005B5E6E">
        <w:rPr>
          <w:lang w:val="en-US"/>
        </w:rPr>
        <w:t>IV</w:t>
      </w:r>
      <w:r>
        <w:t xml:space="preserve"> </w:t>
      </w:r>
      <w:r w:rsidRPr="00311310">
        <w:t>–</w:t>
      </w:r>
      <w:r w:rsidRPr="005B5E6E">
        <w:t xml:space="preserve"> поле, используемое для хранения инициализационного вектора пароля.</w:t>
      </w:r>
    </w:p>
    <w:p w:rsidR="005B5E6E" w:rsidRDefault="005B5E6E" w:rsidP="009A72A0">
      <w:pPr>
        <w:pStyle w:val="a5"/>
      </w:pPr>
      <w:r w:rsidRPr="005B5E6E">
        <w:rPr>
          <w:lang w:val="en-US"/>
        </w:rPr>
        <w:t>password</w:t>
      </w:r>
      <w:r w:rsidRPr="005B5E6E">
        <w:t>_</w:t>
      </w:r>
      <w:r w:rsidRPr="005B5E6E">
        <w:rPr>
          <w:lang w:val="en-US"/>
        </w:rPr>
        <w:t>IV</w:t>
      </w:r>
      <w:r w:rsidRPr="005B5E6E">
        <w:t>_</w:t>
      </w:r>
      <w:r w:rsidRPr="005B5E6E">
        <w:rPr>
          <w:lang w:val="en-US"/>
        </w:rPr>
        <w:t>len</w:t>
      </w:r>
      <w:r>
        <w:t xml:space="preserve"> </w:t>
      </w:r>
      <w:r w:rsidRPr="00311310">
        <w:t>–</w:t>
      </w:r>
      <w:r w:rsidRPr="005B5E6E">
        <w:t xml:space="preserve"> поле, указывающее длину инициализационного вектора пароля.</w:t>
      </w:r>
    </w:p>
    <w:p w:rsidR="00E45058" w:rsidRPr="00E45058" w:rsidRDefault="00E45058" w:rsidP="009A72A0">
      <w:pPr>
        <w:pStyle w:val="a5"/>
      </w:pPr>
      <w:r w:rsidRPr="00E45058">
        <w:t>В классе Password используются поля, идущие парами для обеспечения защиты пароля в оперативной памяти с помощью метода ProtectMemory.</w:t>
      </w:r>
      <w:r>
        <w:t xml:space="preserve"> </w:t>
      </w:r>
      <w:r>
        <w:rPr>
          <w:lang w:val="en-US"/>
        </w:rPr>
        <w:t>ProtectMemory</w:t>
      </w:r>
      <w:r w:rsidRPr="00E45058">
        <w:t xml:space="preserve"> </w:t>
      </w:r>
      <w:r>
        <w:t>может защитить блок оперативной памяти, только если он кратен 16.</w:t>
      </w:r>
    </w:p>
    <w:p w:rsidR="005B5E6E" w:rsidRDefault="005B5E6E" w:rsidP="009A72A0">
      <w:pPr>
        <w:pStyle w:val="a5"/>
      </w:pPr>
      <w:r w:rsidRPr="005B5E6E">
        <w:t xml:space="preserve">Класс также содержит методы и конструкторы для защиты и расшифровки значений пароля, а также функции для копирования пароля в буфер обмена и получения </w:t>
      </w:r>
      <w:r w:rsidRPr="005B5E6E">
        <w:rPr>
          <w:lang w:val="en-US"/>
        </w:rPr>
        <w:t>JSON</w:t>
      </w:r>
      <w:r w:rsidRPr="005B5E6E">
        <w:t xml:space="preserve">-представления пароля. Класс реализует интерфейс </w:t>
      </w:r>
      <w:r w:rsidRPr="005B5E6E">
        <w:rPr>
          <w:lang w:val="en-US"/>
        </w:rPr>
        <w:t>IDisposable</w:t>
      </w:r>
      <w:r w:rsidRPr="005B5E6E">
        <w:t xml:space="preserve"> для освобождения ресурсов и очистки данных пароля при </w:t>
      </w:r>
      <w:r w:rsidR="00E45058">
        <w:t>удалении обьекта</w:t>
      </w:r>
      <w:r w:rsidRPr="005B5E6E">
        <w:t>.</w:t>
      </w:r>
    </w:p>
    <w:p w:rsidR="00EA7E30" w:rsidRDefault="00EA7E30" w:rsidP="00496EDC">
      <w:pPr>
        <w:pStyle w:val="a5"/>
        <w:spacing w:before="240"/>
        <w:jc w:val="center"/>
      </w:pPr>
      <w:r w:rsidRPr="00EA7E30">
        <w:rPr>
          <w:noProof/>
          <w:lang w:val="en-US" w:eastAsia="en-US"/>
        </w:rPr>
        <w:drawing>
          <wp:inline distT="0" distB="0" distL="0" distR="0" wp14:anchorId="73D1D478" wp14:editId="53D0F142">
            <wp:extent cx="2238687" cy="2343477"/>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8687" cy="2343477"/>
                    </a:xfrm>
                    <a:prstGeom prst="rect">
                      <a:avLst/>
                    </a:prstGeom>
                  </pic:spPr>
                </pic:pic>
              </a:graphicData>
            </a:graphic>
          </wp:inline>
        </w:drawing>
      </w:r>
    </w:p>
    <w:p w:rsidR="00EA7E30" w:rsidRPr="002F240F" w:rsidRDefault="00284F66" w:rsidP="00496EDC">
      <w:pPr>
        <w:pStyle w:val="a5"/>
        <w:spacing w:before="240" w:after="240"/>
        <w:jc w:val="center"/>
      </w:pPr>
      <w:r>
        <w:t>Рисунок 1.7</w:t>
      </w:r>
      <w:r w:rsidR="00EA7E30">
        <w:t xml:space="preserve"> </w:t>
      </w:r>
      <w:r w:rsidR="00EA7E30" w:rsidRPr="00311310">
        <w:t>–</w:t>
      </w:r>
      <w:r w:rsidR="00EA7E30">
        <w:t xml:space="preserve"> </w:t>
      </w:r>
      <w:r w:rsidR="00EA7E30">
        <w:rPr>
          <w:lang w:val="en-US"/>
        </w:rPr>
        <w:t>UML</w:t>
      </w:r>
      <w:r w:rsidR="002F240F" w:rsidRPr="002F240F">
        <w:t>-</w:t>
      </w:r>
      <w:r w:rsidR="00EA7E30">
        <w:t xml:space="preserve">диаграмма класса </w:t>
      </w:r>
      <w:r w:rsidR="00EA7E30">
        <w:rPr>
          <w:lang w:val="en-US"/>
        </w:rPr>
        <w:t>Password</w:t>
      </w:r>
    </w:p>
    <w:p w:rsidR="00F84622" w:rsidRDefault="00D12A6E" w:rsidP="00F84622">
      <w:pPr>
        <w:pStyle w:val="1110"/>
      </w:pPr>
      <w:bookmarkStart w:id="31" w:name="_Toc136287513"/>
      <w:r w:rsidRPr="00E45058">
        <w:t xml:space="preserve">1.7.2.2 Класс </w:t>
      </w:r>
      <w:r w:rsidR="00E45058" w:rsidRPr="00E45058">
        <w:t>MasterKey</w:t>
      </w:r>
      <w:bookmarkEnd w:id="31"/>
    </w:p>
    <w:p w:rsidR="00F84622" w:rsidRPr="002F240F" w:rsidRDefault="00E45058" w:rsidP="009A72A0">
      <w:pPr>
        <w:pStyle w:val="a5"/>
      </w:pPr>
      <w:r>
        <w:t>В классе MasterKey определены поля и методы для работы с мастер-ключом пароля. Основные элементы класса описаны ниже:</w:t>
      </w:r>
    </w:p>
    <w:p w:rsidR="00F84622" w:rsidRDefault="00E45058" w:rsidP="009A72A0">
      <w:pPr>
        <w:pStyle w:val="a5"/>
      </w:pPr>
      <w:r>
        <w:t>_key</w:t>
      </w:r>
      <w:r w:rsidR="002D574B">
        <w:t xml:space="preserve"> </w:t>
      </w:r>
      <w:r w:rsidR="002D574B" w:rsidRPr="00311310">
        <w:t>–</w:t>
      </w:r>
      <w:r w:rsidR="002D574B" w:rsidRPr="005B5E6E">
        <w:t xml:space="preserve"> </w:t>
      </w:r>
      <w:r>
        <w:t xml:space="preserve"> приватное поле, используемое для хранения мас</w:t>
      </w:r>
      <w:r w:rsidR="002F240F">
        <w:t>тер-ключа в виде массива байтов;</w:t>
      </w:r>
    </w:p>
    <w:p w:rsidR="00F84622" w:rsidRDefault="00E45058" w:rsidP="009A72A0">
      <w:pPr>
        <w:pStyle w:val="a5"/>
      </w:pPr>
      <w:r>
        <w:t>_keyLen</w:t>
      </w:r>
      <w:r w:rsidR="002D574B">
        <w:t xml:space="preserve"> </w:t>
      </w:r>
      <w:r w:rsidR="002D574B" w:rsidRPr="00311310">
        <w:t>–</w:t>
      </w:r>
      <w:r w:rsidR="002D574B" w:rsidRPr="005B5E6E">
        <w:t xml:space="preserve"> </w:t>
      </w:r>
      <w:r>
        <w:t xml:space="preserve">публичное поле, </w:t>
      </w:r>
      <w:r w:rsidR="002F240F">
        <w:t>указывающее длину мастер-ключа;</w:t>
      </w:r>
    </w:p>
    <w:p w:rsidR="00F84622" w:rsidRDefault="00E45058" w:rsidP="009A72A0">
      <w:pPr>
        <w:pStyle w:val="a5"/>
      </w:pPr>
      <w:r>
        <w:lastRenderedPageBreak/>
        <w:t>blockSize</w:t>
      </w:r>
      <w:r w:rsidR="002D574B">
        <w:t xml:space="preserve"> </w:t>
      </w:r>
      <w:r w:rsidR="002D574B" w:rsidRPr="00311310">
        <w:t>–</w:t>
      </w:r>
      <w:r w:rsidR="002D574B" w:rsidRPr="005B5E6E">
        <w:t xml:space="preserve"> </w:t>
      </w:r>
      <w:r>
        <w:t>константа, определяющая размер блока (в байтах), используемого для выравнивания длины ключа.</w:t>
      </w:r>
      <w:r w:rsidR="00F84622">
        <w:t xml:space="preserve"> Это требуется для за</w:t>
      </w:r>
      <w:r w:rsidR="002A72CF">
        <w:t>щиты ключа в оперативной памяти.</w:t>
      </w:r>
    </w:p>
    <w:p w:rsidR="00F84622" w:rsidRDefault="00E45058" w:rsidP="009A72A0">
      <w:pPr>
        <w:pStyle w:val="a5"/>
      </w:pPr>
      <w:r>
        <w:t xml:space="preserve">Для защиты мастер-ключа в оперативной памяти используется </w:t>
      </w:r>
      <w:r w:rsidR="002A72CF">
        <w:t>метод ProtectedMemory.Protect().</w:t>
      </w:r>
    </w:p>
    <w:p w:rsidR="00E45058" w:rsidRDefault="00E45058" w:rsidP="009A72A0">
      <w:pPr>
        <w:pStyle w:val="a5"/>
      </w:pPr>
      <w:r>
        <w:t>Класс MasterKey используется в совокупности с классом Password для защиты и расшифровки пароля</w:t>
      </w:r>
      <w:r w:rsidR="002F240F">
        <w:t xml:space="preserve"> с использованием мастер-ключа.</w:t>
      </w:r>
    </w:p>
    <w:p w:rsidR="002F240F" w:rsidRDefault="002F240F" w:rsidP="00496EDC">
      <w:pPr>
        <w:pStyle w:val="a5"/>
        <w:spacing w:before="240"/>
        <w:jc w:val="center"/>
      </w:pPr>
      <w:r w:rsidRPr="002F240F">
        <w:rPr>
          <w:noProof/>
          <w:lang w:val="en-US" w:eastAsia="en-US"/>
        </w:rPr>
        <w:drawing>
          <wp:inline distT="0" distB="0" distL="0" distR="0" wp14:anchorId="11C45FF3" wp14:editId="35A1A121">
            <wp:extent cx="2229161" cy="159089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9161" cy="1590897"/>
                    </a:xfrm>
                    <a:prstGeom prst="rect">
                      <a:avLst/>
                    </a:prstGeom>
                  </pic:spPr>
                </pic:pic>
              </a:graphicData>
            </a:graphic>
          </wp:inline>
        </w:drawing>
      </w:r>
    </w:p>
    <w:p w:rsidR="002F240F" w:rsidRDefault="002F240F" w:rsidP="00496EDC">
      <w:pPr>
        <w:pStyle w:val="a5"/>
        <w:spacing w:before="240" w:after="240"/>
        <w:jc w:val="center"/>
      </w:pPr>
      <w:r>
        <w:t>Рисунок 1.</w:t>
      </w:r>
      <w:r w:rsidR="00284F66">
        <w:t>8</w:t>
      </w:r>
      <w:r>
        <w:t xml:space="preserve"> </w:t>
      </w:r>
      <w:r w:rsidRPr="00311310">
        <w:t>–</w:t>
      </w:r>
      <w:r>
        <w:t xml:space="preserve"> </w:t>
      </w:r>
      <w:r>
        <w:rPr>
          <w:lang w:val="en-US"/>
        </w:rPr>
        <w:t>UML</w:t>
      </w:r>
      <w:r w:rsidRPr="002F240F">
        <w:t>-</w:t>
      </w:r>
      <w:r>
        <w:t xml:space="preserve">диаграмма класса </w:t>
      </w:r>
      <w:r>
        <w:rPr>
          <w:lang w:val="en-US"/>
        </w:rPr>
        <w:t>MasterKey</w:t>
      </w:r>
    </w:p>
    <w:p w:rsidR="00F84622" w:rsidRPr="00F84622" w:rsidRDefault="00D12A6E" w:rsidP="00F84622">
      <w:pPr>
        <w:pStyle w:val="1110"/>
      </w:pPr>
      <w:bookmarkStart w:id="32" w:name="_Toc136287514"/>
      <w:r w:rsidRPr="00F84622">
        <w:t xml:space="preserve">1.7.2.3 </w:t>
      </w:r>
      <w:r>
        <w:t>Класс</w:t>
      </w:r>
      <w:r w:rsidRPr="00F84622">
        <w:t xml:space="preserve"> </w:t>
      </w:r>
      <w:r w:rsidR="00F84622">
        <w:rPr>
          <w:lang w:val="en-US"/>
        </w:rPr>
        <w:t>AccountEntry</w:t>
      </w:r>
      <w:bookmarkEnd w:id="32"/>
    </w:p>
    <w:p w:rsidR="004C6354" w:rsidRDefault="00F84622" w:rsidP="009A72A0">
      <w:pPr>
        <w:pStyle w:val="a5"/>
      </w:pPr>
      <w:r w:rsidRPr="00F84622">
        <w:t xml:space="preserve">Класс </w:t>
      </w:r>
      <w:r w:rsidRPr="00F84622">
        <w:rPr>
          <w:lang w:val="en-US"/>
        </w:rPr>
        <w:t>AccountEntry</w:t>
      </w:r>
      <w:r w:rsidRPr="00F84622">
        <w:t xml:space="preserve"> представляет запись аккаунта и содержит информацию о названии аккаунта, логине, пароле и дополнительных свойствах в виде словаря. Он реализует интерфейс </w:t>
      </w:r>
      <w:r w:rsidRPr="00F84622">
        <w:rPr>
          <w:lang w:val="en-US"/>
        </w:rPr>
        <w:t>IDisposable</w:t>
      </w:r>
      <w:r w:rsidRPr="00F84622">
        <w:t xml:space="preserve">, что позволяет освобождать </w:t>
      </w:r>
      <w:r w:rsidR="004C6354">
        <w:t>ресурсы, используемые объектом.</w:t>
      </w:r>
    </w:p>
    <w:p w:rsidR="00F84622" w:rsidRPr="00F84622" w:rsidRDefault="004C6354" w:rsidP="009A72A0">
      <w:pPr>
        <w:pStyle w:val="a5"/>
      </w:pPr>
      <w:r>
        <w:t>Поля:</w:t>
      </w:r>
    </w:p>
    <w:p w:rsidR="00F84622" w:rsidRPr="00F84622" w:rsidRDefault="00F84622" w:rsidP="009A72A0">
      <w:pPr>
        <w:pStyle w:val="a5"/>
      </w:pPr>
      <w:r w:rsidRPr="00F84622">
        <w:rPr>
          <w:lang w:val="en-US"/>
        </w:rPr>
        <w:t>accountName</w:t>
      </w:r>
      <w:r w:rsidR="004C6354">
        <w:t xml:space="preserve"> </w:t>
      </w:r>
      <w:r w:rsidR="004C6354" w:rsidRPr="00311310">
        <w:t>–</w:t>
      </w:r>
      <w:r w:rsidR="004C6354" w:rsidRPr="005B5E6E">
        <w:t xml:space="preserve"> </w:t>
      </w:r>
      <w:r w:rsidR="000B136D">
        <w:t>с</w:t>
      </w:r>
      <w:r w:rsidRPr="00F84622">
        <w:t>трок</w:t>
      </w:r>
      <w:r w:rsidR="002F240F">
        <w:t>а, содержащая название аккаунта;</w:t>
      </w:r>
    </w:p>
    <w:p w:rsidR="00F84622" w:rsidRPr="00F84622" w:rsidRDefault="00F84622" w:rsidP="009A72A0">
      <w:pPr>
        <w:pStyle w:val="a5"/>
      </w:pPr>
      <w:r w:rsidRPr="00F84622">
        <w:rPr>
          <w:lang w:val="en-US"/>
        </w:rPr>
        <w:t>login</w:t>
      </w:r>
      <w:r w:rsidR="004C6354">
        <w:t xml:space="preserve"> </w:t>
      </w:r>
      <w:r w:rsidR="004C6354" w:rsidRPr="00311310">
        <w:t>–</w:t>
      </w:r>
      <w:r w:rsidR="004C6354" w:rsidRPr="005B5E6E">
        <w:t xml:space="preserve"> </w:t>
      </w:r>
      <w:r w:rsidRPr="00F84622">
        <w:t>Ст</w:t>
      </w:r>
      <w:r w:rsidR="002F240F">
        <w:t>рока, содержащая логин аккаунта;</w:t>
      </w:r>
    </w:p>
    <w:p w:rsidR="004C6354" w:rsidRDefault="00F84622" w:rsidP="009A72A0">
      <w:pPr>
        <w:pStyle w:val="a5"/>
      </w:pPr>
      <w:r w:rsidRPr="00F84622">
        <w:rPr>
          <w:lang w:val="en-US"/>
        </w:rPr>
        <w:t>password</w:t>
      </w:r>
      <w:r w:rsidR="004C6354">
        <w:t xml:space="preserve"> </w:t>
      </w:r>
      <w:r w:rsidR="004C6354" w:rsidRPr="00311310">
        <w:t>–</w:t>
      </w:r>
      <w:r w:rsidR="004C6354" w:rsidRPr="005B5E6E">
        <w:t xml:space="preserve"> </w:t>
      </w:r>
      <w:r w:rsidR="000B136D">
        <w:t>о</w:t>
      </w:r>
      <w:r w:rsidRPr="00F84622">
        <w:t xml:space="preserve">бъект типа </w:t>
      </w:r>
      <w:r w:rsidRPr="00F84622">
        <w:rPr>
          <w:lang w:val="en-US"/>
        </w:rPr>
        <w:t>Password</w:t>
      </w:r>
      <w:r w:rsidRPr="00F84622">
        <w:t>, который пр</w:t>
      </w:r>
      <w:r w:rsidR="002F240F">
        <w:t>едставляет зашифрованный пароль;</w:t>
      </w:r>
    </w:p>
    <w:p w:rsidR="00F84622" w:rsidRPr="00F84622" w:rsidRDefault="004C6354" w:rsidP="009A72A0">
      <w:pPr>
        <w:pStyle w:val="a5"/>
      </w:pPr>
      <w:r w:rsidRPr="004C6354">
        <w:t xml:space="preserve"> </w:t>
      </w:r>
      <w:r w:rsidR="00F84622" w:rsidRPr="00F84622">
        <w:rPr>
          <w:lang w:val="en-US"/>
        </w:rPr>
        <w:t>properties</w:t>
      </w:r>
      <w:r>
        <w:t xml:space="preserve"> </w:t>
      </w:r>
      <w:r w:rsidRPr="00311310">
        <w:t>–</w:t>
      </w:r>
      <w:r>
        <w:t xml:space="preserve"> </w:t>
      </w:r>
      <w:r w:rsidR="000B136D">
        <w:t>с</w:t>
      </w:r>
      <w:r w:rsidR="00F84622" w:rsidRPr="00F84622">
        <w:t>ловарь, содержащий до</w:t>
      </w:r>
      <w:r w:rsidR="000B136D">
        <w:t>полнительные свойства аккаунта.</w:t>
      </w:r>
    </w:p>
    <w:p w:rsidR="00F84622" w:rsidRPr="00F84622" w:rsidRDefault="004C6354" w:rsidP="009A72A0">
      <w:pPr>
        <w:pStyle w:val="a5"/>
      </w:pPr>
      <w:r>
        <w:t>Свойства:</w:t>
      </w:r>
    </w:p>
    <w:p w:rsidR="00F84622" w:rsidRPr="00F84622" w:rsidRDefault="00F84622" w:rsidP="009A72A0">
      <w:pPr>
        <w:pStyle w:val="a5"/>
      </w:pPr>
      <w:r w:rsidRPr="00F84622">
        <w:rPr>
          <w:lang w:val="en-US"/>
        </w:rPr>
        <w:lastRenderedPageBreak/>
        <w:t>SerializedPassword</w:t>
      </w:r>
      <w:r w:rsidR="004C6354">
        <w:t xml:space="preserve"> </w:t>
      </w:r>
      <w:r w:rsidR="004C6354" w:rsidRPr="00311310">
        <w:t>–</w:t>
      </w:r>
      <w:r w:rsidR="004C6354" w:rsidRPr="005B5E6E">
        <w:t xml:space="preserve"> </w:t>
      </w:r>
      <w:r w:rsidR="000B136D">
        <w:t>с</w:t>
      </w:r>
      <w:r w:rsidRPr="00F84622">
        <w:t xml:space="preserve">троковое свойство, используемое для сериализации пароля в формат </w:t>
      </w:r>
      <w:r w:rsidRPr="00F84622">
        <w:rPr>
          <w:lang w:val="en-US"/>
        </w:rPr>
        <w:t>JSON</w:t>
      </w:r>
      <w:r w:rsidRPr="00F84622">
        <w:t xml:space="preserve">. Внутри свойства используется метод </w:t>
      </w:r>
      <w:proofErr w:type="gramStart"/>
      <w:r w:rsidRPr="00F84622">
        <w:rPr>
          <w:lang w:val="en-US"/>
        </w:rPr>
        <w:t>password</w:t>
      </w:r>
      <w:r w:rsidRPr="00F84622">
        <w:t>.</w:t>
      </w:r>
      <w:r w:rsidRPr="00F84622">
        <w:rPr>
          <w:lang w:val="en-US"/>
        </w:rPr>
        <w:t>getJsonPassword</w:t>
      </w:r>
      <w:proofErr w:type="gramEnd"/>
      <w:r w:rsidRPr="00F84622">
        <w:t>(), который возвращае</w:t>
      </w:r>
      <w:r w:rsidR="002F240F">
        <w:t>т сериализованную строку паро</w:t>
      </w:r>
      <w:r w:rsidR="000B136D">
        <w:t>ля.</w:t>
      </w:r>
    </w:p>
    <w:p w:rsidR="00F84622" w:rsidRPr="00F84622" w:rsidRDefault="00177D1D" w:rsidP="009A72A0">
      <w:pPr>
        <w:pStyle w:val="a5"/>
      </w:pPr>
      <w:r>
        <w:t>Также в этом классе был реализован индексатор</w:t>
      </w:r>
      <w:r w:rsidR="00F84622" w:rsidRPr="00F84622">
        <w:t xml:space="preserve">, позволяющий получить или установить значение свойства из словаря </w:t>
      </w:r>
      <w:r w:rsidR="00F84622" w:rsidRPr="00F84622">
        <w:rPr>
          <w:lang w:val="en-US"/>
        </w:rPr>
        <w:t>properties</w:t>
      </w:r>
      <w:r>
        <w:t xml:space="preserve">. Если указанный ключ, по которому обратились к объекту, </w:t>
      </w:r>
      <w:r w:rsidR="00F84622" w:rsidRPr="00F84622">
        <w:t>присутствует в словаре</w:t>
      </w:r>
      <w:r>
        <w:t xml:space="preserve"> </w:t>
      </w:r>
      <w:r>
        <w:rPr>
          <w:lang w:val="en-US"/>
        </w:rPr>
        <w:t>Properties</w:t>
      </w:r>
      <w:r w:rsidR="00F84622" w:rsidRPr="00F84622">
        <w:t xml:space="preserve">, то метод возвращает соответствующее значение, иначе возвращает </w:t>
      </w:r>
      <w:r w:rsidR="00F84622" w:rsidRPr="00F84622">
        <w:rPr>
          <w:lang w:val="en-US"/>
        </w:rPr>
        <w:t>null</w:t>
      </w:r>
      <w:r w:rsidR="00F84622" w:rsidRPr="00F84622">
        <w:t>. При установке значения, оно сохраняется</w:t>
      </w:r>
      <w:r w:rsidR="004C6354">
        <w:t xml:space="preserve"> в словаре по указанному ключу.</w:t>
      </w:r>
    </w:p>
    <w:p w:rsidR="00F84622" w:rsidRDefault="004C6354" w:rsidP="009A72A0">
      <w:pPr>
        <w:pStyle w:val="a5"/>
      </w:pPr>
      <w:r>
        <w:t>Кл</w:t>
      </w:r>
      <w:r w:rsidR="00F84622" w:rsidRPr="00F84622">
        <w:t xml:space="preserve">асс </w:t>
      </w:r>
      <w:r w:rsidR="00F84622" w:rsidRPr="00F84622">
        <w:rPr>
          <w:lang w:val="en-US"/>
        </w:rPr>
        <w:t>AccountEntry</w:t>
      </w:r>
      <w:r w:rsidR="00F84622" w:rsidRPr="00F84622">
        <w:t xml:space="preserve"> представляет удобную структуру для хранения информации об аккаунте, включая название, логин, пароль и дополнительные свойства. Он также обеспечивает функциональность для сериализации и десериализации объектов в формат </w:t>
      </w:r>
      <w:r w:rsidR="00F84622" w:rsidRPr="00F84622">
        <w:rPr>
          <w:lang w:val="en-US"/>
        </w:rPr>
        <w:t>JSON</w:t>
      </w:r>
      <w:r w:rsidR="00F84622" w:rsidRPr="00F84622">
        <w:t>.</w:t>
      </w:r>
    </w:p>
    <w:p w:rsidR="002F240F" w:rsidRDefault="002F240F" w:rsidP="00496EDC">
      <w:pPr>
        <w:pStyle w:val="a5"/>
        <w:spacing w:before="240" w:after="240"/>
        <w:jc w:val="center"/>
      </w:pPr>
      <w:r w:rsidRPr="002F240F">
        <w:rPr>
          <w:noProof/>
          <w:lang w:val="en-US" w:eastAsia="en-US"/>
        </w:rPr>
        <w:drawing>
          <wp:inline distT="0" distB="0" distL="0" distR="0" wp14:anchorId="14AF3D24" wp14:editId="21C952DD">
            <wp:extent cx="2238687" cy="1190791"/>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8687" cy="1190791"/>
                    </a:xfrm>
                    <a:prstGeom prst="rect">
                      <a:avLst/>
                    </a:prstGeom>
                  </pic:spPr>
                </pic:pic>
              </a:graphicData>
            </a:graphic>
          </wp:inline>
        </w:drawing>
      </w:r>
    </w:p>
    <w:p w:rsidR="002F240F" w:rsidRPr="00F84622" w:rsidRDefault="002F240F" w:rsidP="00496EDC">
      <w:pPr>
        <w:pStyle w:val="a5"/>
        <w:spacing w:before="240" w:after="240"/>
        <w:jc w:val="center"/>
      </w:pPr>
      <w:r>
        <w:t>Рисунок 1.</w:t>
      </w:r>
      <w:r w:rsidR="00284F66">
        <w:t>9</w:t>
      </w:r>
      <w:r>
        <w:t xml:space="preserve"> </w:t>
      </w:r>
      <w:r w:rsidRPr="00311310">
        <w:t>–</w:t>
      </w:r>
      <w:r>
        <w:t xml:space="preserve"> </w:t>
      </w:r>
      <w:r>
        <w:rPr>
          <w:lang w:val="en-US"/>
        </w:rPr>
        <w:t>UML</w:t>
      </w:r>
      <w:r w:rsidRPr="002F240F">
        <w:t>-</w:t>
      </w:r>
      <w:r>
        <w:t xml:space="preserve">диаграмма класса </w:t>
      </w:r>
      <w:r>
        <w:rPr>
          <w:lang w:val="en-US"/>
        </w:rPr>
        <w:t>AccountEntry</w:t>
      </w:r>
    </w:p>
    <w:p w:rsidR="00D12A6E" w:rsidRPr="004C6354" w:rsidRDefault="004C6354" w:rsidP="004C6354">
      <w:pPr>
        <w:pStyle w:val="1110"/>
      </w:pPr>
      <w:bookmarkStart w:id="33" w:name="_Toc136287515"/>
      <w:r w:rsidRPr="004C6354">
        <w:t>1</w:t>
      </w:r>
      <w:r w:rsidR="00D12A6E" w:rsidRPr="004C6354">
        <w:t xml:space="preserve">.7.2.4 </w:t>
      </w:r>
      <w:r w:rsidR="00D12A6E">
        <w:t>Класс</w:t>
      </w:r>
      <w:r w:rsidR="00D12A6E" w:rsidRPr="004C6354">
        <w:t xml:space="preserve"> </w:t>
      </w:r>
      <w:r>
        <w:rPr>
          <w:lang w:val="en-US"/>
        </w:rPr>
        <w:t>GroupEntry</w:t>
      </w:r>
      <w:bookmarkEnd w:id="33"/>
    </w:p>
    <w:p w:rsidR="004C6354" w:rsidRDefault="004C6354" w:rsidP="009A72A0">
      <w:pPr>
        <w:pStyle w:val="a5"/>
      </w:pPr>
      <w:r>
        <w:t>Класс GroupEntry представляет запись группы в менеджере паролей. Он содержит следующие основные элементы:</w:t>
      </w:r>
    </w:p>
    <w:p w:rsidR="004C6354" w:rsidRDefault="004C6354" w:rsidP="009A72A0">
      <w:pPr>
        <w:pStyle w:val="a5"/>
      </w:pPr>
      <w:r>
        <w:t>groupList</w:t>
      </w:r>
      <w:r w:rsidR="00177D1D">
        <w:t xml:space="preserve"> </w:t>
      </w:r>
      <w:r w:rsidR="00177D1D" w:rsidRPr="00311310">
        <w:t>–</w:t>
      </w:r>
      <w:r w:rsidR="00177D1D">
        <w:t xml:space="preserve"> </w:t>
      </w:r>
      <w:r w:rsidR="000B136D">
        <w:t>с</w:t>
      </w:r>
      <w:r>
        <w:t>писок объектов GroupEntry, представляющих вложенные группы в текущей группе. Этот список используется для хра</w:t>
      </w:r>
      <w:r w:rsidR="002F240F">
        <w:t>нения и управления подгруппами;</w:t>
      </w:r>
    </w:p>
    <w:p w:rsidR="004C6354" w:rsidRPr="002F240F" w:rsidRDefault="004C6354" w:rsidP="009A72A0">
      <w:pPr>
        <w:pStyle w:val="a5"/>
      </w:pPr>
      <w:r>
        <w:t>accountEntries</w:t>
      </w:r>
      <w:r w:rsidR="00177D1D">
        <w:t xml:space="preserve"> </w:t>
      </w:r>
      <w:r w:rsidR="00177D1D" w:rsidRPr="00311310">
        <w:t>–</w:t>
      </w:r>
      <w:r w:rsidR="00177D1D">
        <w:t xml:space="preserve"> </w:t>
      </w:r>
      <w:r w:rsidR="000B136D">
        <w:t>с</w:t>
      </w:r>
      <w:r>
        <w:t>писок объектов AccountEntry, представляющих учетные записи, связанные с текущей группой. Этот список используется для хранения и управления учетными записями</w:t>
      </w:r>
      <w:r w:rsidR="002F240F" w:rsidRPr="002F240F">
        <w:t>;</w:t>
      </w:r>
    </w:p>
    <w:p w:rsidR="004C6354" w:rsidRDefault="004C6354" w:rsidP="009A72A0">
      <w:pPr>
        <w:pStyle w:val="a5"/>
      </w:pPr>
      <w:r>
        <w:lastRenderedPageBreak/>
        <w:t>name</w:t>
      </w:r>
      <w:r w:rsidR="00177D1D">
        <w:t xml:space="preserve"> </w:t>
      </w:r>
      <w:r w:rsidR="00177D1D" w:rsidRPr="00311310">
        <w:t>–</w:t>
      </w:r>
      <w:r w:rsidR="00177D1D">
        <w:t xml:space="preserve"> </w:t>
      </w:r>
      <w:r w:rsidR="000B136D">
        <w:t>с</w:t>
      </w:r>
      <w:r>
        <w:t>трока,</w:t>
      </w:r>
      <w:r w:rsidR="002F240F">
        <w:t xml:space="preserve"> содержащая имя текущей группы;</w:t>
      </w:r>
    </w:p>
    <w:p w:rsidR="00177D1D" w:rsidRDefault="00177D1D" w:rsidP="009A72A0">
      <w:pPr>
        <w:pStyle w:val="a5"/>
      </w:pPr>
      <w:r w:rsidRPr="00177D1D">
        <w:t>Этот класс предоставляет удобное представление информации в древовидной форме, что позволяет организовывать учетные записи и группы в иерархическую структуру. Каждый объект GroupEntry представляет отдельную группу и может содержать как подгруппы, так и учетные записи.</w:t>
      </w:r>
    </w:p>
    <w:p w:rsidR="002F240F" w:rsidRDefault="002F240F" w:rsidP="00496EDC">
      <w:pPr>
        <w:pStyle w:val="a5"/>
        <w:spacing w:before="240"/>
        <w:jc w:val="center"/>
      </w:pPr>
      <w:r w:rsidRPr="002F240F">
        <w:rPr>
          <w:noProof/>
          <w:lang w:val="en-US" w:eastAsia="en-US"/>
        </w:rPr>
        <w:drawing>
          <wp:inline distT="0" distB="0" distL="0" distR="0" wp14:anchorId="437CB862" wp14:editId="22BA681C">
            <wp:extent cx="2438740" cy="1800476"/>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740" cy="1800476"/>
                    </a:xfrm>
                    <a:prstGeom prst="rect">
                      <a:avLst/>
                    </a:prstGeom>
                  </pic:spPr>
                </pic:pic>
              </a:graphicData>
            </a:graphic>
          </wp:inline>
        </w:drawing>
      </w:r>
    </w:p>
    <w:p w:rsidR="002F240F" w:rsidRDefault="002F240F" w:rsidP="00496EDC">
      <w:pPr>
        <w:pStyle w:val="a5"/>
        <w:spacing w:before="240" w:after="240"/>
        <w:jc w:val="center"/>
      </w:pPr>
      <w:r>
        <w:t>Рисунок 1.</w:t>
      </w:r>
      <w:r w:rsidR="00284F66">
        <w:t>10</w:t>
      </w:r>
      <w:r w:rsidRPr="00311310">
        <w:t>–</w:t>
      </w:r>
      <w:r>
        <w:t xml:space="preserve"> </w:t>
      </w:r>
      <w:r>
        <w:rPr>
          <w:lang w:val="en-US"/>
        </w:rPr>
        <w:t>UML</w:t>
      </w:r>
      <w:r w:rsidRPr="002F240F">
        <w:t>-</w:t>
      </w:r>
      <w:r>
        <w:t xml:space="preserve">диаграмма класса </w:t>
      </w:r>
      <w:r>
        <w:rPr>
          <w:lang w:val="en-US"/>
        </w:rPr>
        <w:t>GroupEntry</w:t>
      </w:r>
    </w:p>
    <w:p w:rsidR="00D12A6E" w:rsidRDefault="00177D1D" w:rsidP="00177D1D">
      <w:pPr>
        <w:pStyle w:val="1110"/>
      </w:pPr>
      <w:bookmarkStart w:id="34" w:name="_Toc136287516"/>
      <w:r>
        <w:t>1</w:t>
      </w:r>
      <w:r w:rsidR="00D12A6E" w:rsidRPr="00177D1D">
        <w:t xml:space="preserve">.7.2.5 </w:t>
      </w:r>
      <w:r w:rsidR="00D12A6E">
        <w:t>Класс</w:t>
      </w:r>
      <w:r>
        <w:t>ы для работы с файлами.</w:t>
      </w:r>
      <w:bookmarkEnd w:id="34"/>
    </w:p>
    <w:p w:rsidR="0089757E" w:rsidRDefault="00177D1D" w:rsidP="009A72A0">
      <w:pPr>
        <w:pStyle w:val="a5"/>
      </w:pPr>
      <w:r>
        <w:t xml:space="preserve">Для работы с файлами были реализованы 2 класса: </w:t>
      </w:r>
      <w:r>
        <w:rPr>
          <w:lang w:val="en-US"/>
        </w:rPr>
        <w:t>FileManager</w:t>
      </w:r>
      <w:r w:rsidRPr="00177D1D">
        <w:t xml:space="preserve"> </w:t>
      </w:r>
      <w:r>
        <w:t xml:space="preserve">и </w:t>
      </w:r>
      <w:r>
        <w:rPr>
          <w:lang w:val="en-US"/>
        </w:rPr>
        <w:t>FileEncryptor</w:t>
      </w:r>
      <w:r w:rsidRPr="00177D1D">
        <w:t>.</w:t>
      </w:r>
      <w:r w:rsidR="00D60B4D">
        <w:t xml:space="preserve"> Также для сериализации и десериализации используется </w:t>
      </w:r>
      <w:r w:rsidR="00D60B4D">
        <w:rPr>
          <w:lang w:val="en-US"/>
        </w:rPr>
        <w:t>JSON</w:t>
      </w:r>
      <w:r w:rsidR="00D60B4D" w:rsidRPr="00D60B4D">
        <w:t xml:space="preserve">. </w:t>
      </w:r>
      <w:r w:rsidR="00D60B4D">
        <w:rPr>
          <w:lang w:val="en-US"/>
        </w:rPr>
        <w:t>Newtonsoft</w:t>
      </w:r>
      <w:r w:rsidR="00D60B4D" w:rsidRPr="00D60B4D">
        <w:t>.</w:t>
      </w:r>
      <w:r w:rsidR="00D60B4D">
        <w:rPr>
          <w:lang w:val="en-US"/>
        </w:rPr>
        <w:t>Json</w:t>
      </w:r>
      <w:r w:rsidR="00D60B4D" w:rsidRPr="00D60B4D">
        <w:t xml:space="preserve"> </w:t>
      </w:r>
      <w:r w:rsidR="00D60B4D">
        <w:t xml:space="preserve">– это библиотека, которая позволяет контролировать процессы сериализации и десериализации обьектов. Это очень удобно, а также соответствует принципу полиморфизма, так как при изменении классов в приложении обьекты будут записаны в файл, какими бы они ни были. Исключение – класс </w:t>
      </w:r>
      <w:r w:rsidR="00D60B4D">
        <w:rPr>
          <w:lang w:val="en-US"/>
        </w:rPr>
        <w:t>Password</w:t>
      </w:r>
      <w:r w:rsidR="00D60B4D" w:rsidRPr="00D60B4D">
        <w:t xml:space="preserve">, </w:t>
      </w:r>
      <w:r w:rsidR="00D60B4D">
        <w:t xml:space="preserve">так как для записи его в файл с него сначала необходимо снять защиту </w:t>
      </w:r>
      <w:r w:rsidR="00D60B4D">
        <w:rPr>
          <w:lang w:val="en-US"/>
        </w:rPr>
        <w:t>ProtectMemor</w:t>
      </w:r>
      <w:r w:rsidR="00D60B4D">
        <w:t>y.</w:t>
      </w:r>
    </w:p>
    <w:p w:rsidR="00D60B4D" w:rsidRPr="00D60B4D" w:rsidRDefault="00D60B4D" w:rsidP="009A72A0">
      <w:pPr>
        <w:pStyle w:val="a5"/>
      </w:pPr>
      <w:r>
        <w:t xml:space="preserve">Из-за этого происходит явное задание поля класса </w:t>
      </w:r>
      <w:r>
        <w:rPr>
          <w:lang w:val="en-US"/>
        </w:rPr>
        <w:t>AccountEntry</w:t>
      </w:r>
      <w:r w:rsidRPr="00D60B4D">
        <w:t>:</w:t>
      </w:r>
    </w:p>
    <w:p w:rsidR="00D60B4D" w:rsidRPr="00D60B4D" w:rsidRDefault="00D60B4D" w:rsidP="00D60B4D">
      <w:pPr>
        <w:pStyle w:val="af2"/>
        <w:rPr>
          <w:lang w:val="ru-RU"/>
        </w:rPr>
      </w:pPr>
      <w:r w:rsidRPr="00D60B4D">
        <w:rPr>
          <w:lang w:val="ru-RU"/>
        </w:rPr>
        <w:t xml:space="preserve">        [</w:t>
      </w:r>
      <w:r>
        <w:t>JsonIgnore</w:t>
      </w:r>
      <w:r w:rsidRPr="00D60B4D">
        <w:rPr>
          <w:lang w:val="ru-RU"/>
        </w:rPr>
        <w:t>]</w:t>
      </w:r>
    </w:p>
    <w:p w:rsidR="00D60B4D" w:rsidRDefault="00D60B4D" w:rsidP="00D60B4D">
      <w:pPr>
        <w:pStyle w:val="af2"/>
        <w:rPr>
          <w:lang w:val="ru-RU"/>
        </w:rPr>
      </w:pPr>
      <w:r w:rsidRPr="00D60B4D">
        <w:rPr>
          <w:lang w:val="ru-RU"/>
        </w:rPr>
        <w:t xml:space="preserve">        </w:t>
      </w:r>
      <w:r>
        <w:t>public</w:t>
      </w:r>
      <w:r w:rsidRPr="00D60B4D">
        <w:rPr>
          <w:lang w:val="ru-RU"/>
        </w:rPr>
        <w:t xml:space="preserve"> </w:t>
      </w:r>
      <w:r>
        <w:t>Password</w:t>
      </w:r>
      <w:r w:rsidRPr="00D60B4D">
        <w:rPr>
          <w:lang w:val="ru-RU"/>
        </w:rPr>
        <w:t xml:space="preserve"> </w:t>
      </w:r>
      <w:r>
        <w:t>password</w:t>
      </w:r>
      <w:r w:rsidRPr="00D60B4D">
        <w:rPr>
          <w:lang w:val="ru-RU"/>
        </w:rPr>
        <w:t>; //</w:t>
      </w:r>
      <w:r>
        <w:rPr>
          <w:lang w:val="ru-RU"/>
        </w:rPr>
        <w:t xml:space="preserve">Сначала необходимо исключить это поле для </w:t>
      </w:r>
      <w:r>
        <w:t>Json</w:t>
      </w:r>
      <w:r w:rsidRPr="00D60B4D">
        <w:rPr>
          <w:lang w:val="ru-RU"/>
        </w:rPr>
        <w:t>-</w:t>
      </w:r>
      <w:r>
        <w:rPr>
          <w:lang w:val="ru-RU"/>
        </w:rPr>
        <w:t>а</w:t>
      </w:r>
    </w:p>
    <w:p w:rsidR="00D60B4D" w:rsidRPr="00D60B4D" w:rsidRDefault="00D60B4D" w:rsidP="00D60B4D">
      <w:pPr>
        <w:pStyle w:val="af2"/>
      </w:pPr>
      <w:r>
        <w:rPr>
          <w:lang w:val="ru-RU"/>
        </w:rPr>
        <w:tab/>
      </w:r>
      <w:r w:rsidRPr="002B29FA">
        <w:rPr>
          <w:lang w:val="ru-RU"/>
        </w:rPr>
        <w:t xml:space="preserve">   </w:t>
      </w:r>
      <w:r w:rsidRPr="00D60B4D">
        <w:t>[JsonProperty("Password")]</w:t>
      </w:r>
    </w:p>
    <w:p w:rsidR="00D60B4D" w:rsidRPr="00D60B4D" w:rsidRDefault="00D60B4D" w:rsidP="00D60B4D">
      <w:pPr>
        <w:pStyle w:val="af2"/>
      </w:pPr>
      <w:r w:rsidRPr="00D60B4D">
        <w:t xml:space="preserve">        private string SerializedPassword</w:t>
      </w:r>
    </w:p>
    <w:p w:rsidR="00D60B4D" w:rsidRPr="00D60B4D" w:rsidRDefault="00D60B4D" w:rsidP="00D60B4D">
      <w:pPr>
        <w:pStyle w:val="af2"/>
      </w:pPr>
      <w:r w:rsidRPr="00D60B4D">
        <w:t xml:space="preserve">        {</w:t>
      </w:r>
    </w:p>
    <w:p w:rsidR="00D60B4D" w:rsidRPr="00D60B4D" w:rsidRDefault="00D60B4D" w:rsidP="00D60B4D">
      <w:pPr>
        <w:pStyle w:val="af2"/>
        <w:rPr>
          <w:lang w:val="ru-RU"/>
        </w:rPr>
      </w:pPr>
      <w:r w:rsidRPr="00D60B4D">
        <w:t xml:space="preserve">            </w:t>
      </w:r>
      <w:r w:rsidRPr="00D60B4D">
        <w:rPr>
          <w:lang w:val="ru-RU"/>
        </w:rPr>
        <w:t xml:space="preserve">get </w:t>
      </w:r>
      <w:proofErr w:type="gramStart"/>
      <w:r w:rsidRPr="00D60B4D">
        <w:rPr>
          <w:lang w:val="ru-RU"/>
        </w:rPr>
        <w:t>{ return</w:t>
      </w:r>
      <w:proofErr w:type="gramEnd"/>
      <w:r w:rsidRPr="00D60B4D">
        <w:rPr>
          <w:lang w:val="ru-RU"/>
        </w:rPr>
        <w:t xml:space="preserve"> password.getJsonPassword(); }</w:t>
      </w:r>
    </w:p>
    <w:p w:rsidR="00D60B4D" w:rsidRDefault="00D60B4D" w:rsidP="00D60B4D">
      <w:pPr>
        <w:pStyle w:val="af2"/>
        <w:rPr>
          <w:lang w:val="ru-RU"/>
        </w:rPr>
      </w:pPr>
      <w:r w:rsidRPr="00D60B4D">
        <w:rPr>
          <w:lang w:val="ru-RU"/>
        </w:rPr>
        <w:t xml:space="preserve">        }</w:t>
      </w:r>
    </w:p>
    <w:p w:rsidR="00D60B4D" w:rsidRDefault="00D60B4D" w:rsidP="00D60B4D">
      <w:pPr>
        <w:pStyle w:val="a5"/>
      </w:pPr>
      <w:r>
        <w:lastRenderedPageBreak/>
        <w:tab/>
        <w:t xml:space="preserve">В примере кода показано, как </w:t>
      </w:r>
      <w:r w:rsidR="00627878">
        <w:t>это сделать. Сначала исключаем</w:t>
      </w:r>
      <w:r>
        <w:t xml:space="preserve"> поле, к которому</w:t>
      </w:r>
      <w:r w:rsidR="003B69DD">
        <w:t xml:space="preserve"> обычно обращаемся в течение программы, а потом создаем приватное поле, которое при вызове «</w:t>
      </w:r>
      <w:r w:rsidR="003B69DD">
        <w:rPr>
          <w:lang w:val="en-US"/>
        </w:rPr>
        <w:t>get</w:t>
      </w:r>
      <w:r w:rsidR="003B69DD">
        <w:t xml:space="preserve">» вызвает метод в </w:t>
      </w:r>
      <w:r w:rsidR="003B69DD" w:rsidRPr="003B69DD">
        <w:t xml:space="preserve">классе </w:t>
      </w:r>
      <w:r w:rsidR="003B69DD">
        <w:rPr>
          <w:lang w:val="en-US"/>
        </w:rPr>
        <w:t>Password</w:t>
      </w:r>
      <w:r w:rsidR="003B69DD">
        <w:t>:</w:t>
      </w:r>
    </w:p>
    <w:p w:rsidR="003B69DD" w:rsidRDefault="003B69DD" w:rsidP="003B69DD">
      <w:pPr>
        <w:pStyle w:val="af2"/>
      </w:pPr>
      <w:r w:rsidRPr="003B69DD">
        <w:rPr>
          <w:lang w:val="ru-RU"/>
        </w:rPr>
        <w:t xml:space="preserve">        </w:t>
      </w:r>
      <w:r>
        <w:t xml:space="preserve">public string </w:t>
      </w:r>
      <w:proofErr w:type="gramStart"/>
      <w:r>
        <w:t>getJsonPassword(</w:t>
      </w:r>
      <w:proofErr w:type="gramEnd"/>
      <w:r>
        <w:t xml:space="preserve">) </w:t>
      </w:r>
    </w:p>
    <w:p w:rsidR="003B69DD" w:rsidRDefault="003B69DD" w:rsidP="003B69DD">
      <w:pPr>
        <w:pStyle w:val="af2"/>
      </w:pPr>
      <w:r>
        <w:t xml:space="preserve">        {</w:t>
      </w:r>
    </w:p>
    <w:p w:rsidR="003B69DD" w:rsidRDefault="003B69DD" w:rsidP="003B69DD">
      <w:pPr>
        <w:pStyle w:val="af2"/>
      </w:pPr>
      <w:r>
        <w:t xml:space="preserve">            </w:t>
      </w:r>
      <w:proofErr w:type="gramStart"/>
      <w:r>
        <w:t>UnprotectPasswordValuesInOperationalMemory(</w:t>
      </w:r>
      <w:proofErr w:type="gramEnd"/>
      <w:r>
        <w:t>);</w:t>
      </w:r>
    </w:p>
    <w:p w:rsidR="003B69DD" w:rsidRDefault="003B69DD" w:rsidP="003B69DD">
      <w:pPr>
        <w:pStyle w:val="af2"/>
      </w:pPr>
      <w:r>
        <w:t xml:space="preserve">            string jPass = JsonConvert.SerializeObject(this);</w:t>
      </w:r>
    </w:p>
    <w:p w:rsidR="003B69DD" w:rsidRDefault="003B69DD" w:rsidP="003B69DD">
      <w:pPr>
        <w:pStyle w:val="af2"/>
      </w:pPr>
      <w:r>
        <w:t xml:space="preserve">            </w:t>
      </w:r>
      <w:proofErr w:type="gramStart"/>
      <w:r>
        <w:t>ProtectPasswordValuesInOperationalMemory(</w:t>
      </w:r>
      <w:proofErr w:type="gramEnd"/>
      <w:r>
        <w:t>);</w:t>
      </w:r>
    </w:p>
    <w:p w:rsidR="003B69DD" w:rsidRDefault="003B69DD" w:rsidP="003B69DD">
      <w:pPr>
        <w:pStyle w:val="af2"/>
      </w:pPr>
      <w:r>
        <w:t xml:space="preserve">            return jPass;</w:t>
      </w:r>
    </w:p>
    <w:p w:rsidR="00D60B4D" w:rsidRPr="003B69DD" w:rsidRDefault="003B69DD" w:rsidP="003B69DD">
      <w:pPr>
        <w:pStyle w:val="af2"/>
      </w:pPr>
      <w:r>
        <w:t xml:space="preserve">        }</w:t>
      </w:r>
    </w:p>
    <w:p w:rsidR="0089757E" w:rsidRDefault="00177D1D" w:rsidP="009A72A0">
      <w:pPr>
        <w:pStyle w:val="a5"/>
      </w:pPr>
      <w:r>
        <w:rPr>
          <w:lang w:val="en-US"/>
        </w:rPr>
        <w:t>FileEncryptor</w:t>
      </w:r>
      <w:r w:rsidRPr="002B29FA">
        <w:rPr>
          <w:lang w:val="en-US"/>
        </w:rPr>
        <w:t xml:space="preserve"> </w:t>
      </w:r>
      <w:r>
        <w:t>используется</w:t>
      </w:r>
      <w:r w:rsidRPr="002B29FA">
        <w:rPr>
          <w:lang w:val="en-US"/>
        </w:rPr>
        <w:t xml:space="preserve"> </w:t>
      </w:r>
      <w:r>
        <w:t>только</w:t>
      </w:r>
      <w:r w:rsidRPr="002B29FA">
        <w:rPr>
          <w:lang w:val="en-US"/>
        </w:rPr>
        <w:t xml:space="preserve"> </w:t>
      </w:r>
      <w:r>
        <w:t>в</w:t>
      </w:r>
      <w:r w:rsidRPr="002B29FA">
        <w:rPr>
          <w:lang w:val="en-US"/>
        </w:rPr>
        <w:t xml:space="preserve"> </w:t>
      </w:r>
      <w:r>
        <w:t>классе</w:t>
      </w:r>
      <w:r w:rsidRPr="002B29FA">
        <w:rPr>
          <w:lang w:val="en-US"/>
        </w:rPr>
        <w:t xml:space="preserve"> </w:t>
      </w:r>
      <w:r>
        <w:rPr>
          <w:lang w:val="en-US"/>
        </w:rPr>
        <w:t>FileManager</w:t>
      </w:r>
      <w:r w:rsidRPr="002B29FA">
        <w:rPr>
          <w:lang w:val="en-US"/>
        </w:rPr>
        <w:t xml:space="preserve"> </w:t>
      </w:r>
      <w:r w:rsidR="0089757E">
        <w:t>и</w:t>
      </w:r>
      <w:r w:rsidRPr="002B29FA">
        <w:rPr>
          <w:lang w:val="en-US"/>
        </w:rPr>
        <w:t xml:space="preserve"> </w:t>
      </w:r>
      <w:r w:rsidR="0089757E" w:rsidRPr="0089757E">
        <w:rPr>
          <w:rStyle w:val="a6"/>
        </w:rPr>
        <w:t>предоставляет</w:t>
      </w:r>
      <w:r w:rsidR="0089757E" w:rsidRPr="002B29FA">
        <w:rPr>
          <w:rStyle w:val="a6"/>
          <w:lang w:val="en-US"/>
        </w:rPr>
        <w:t xml:space="preserve"> </w:t>
      </w:r>
      <w:r w:rsidR="0089757E" w:rsidRPr="0089757E">
        <w:rPr>
          <w:rStyle w:val="a6"/>
        </w:rPr>
        <w:t>функциональность</w:t>
      </w:r>
      <w:r w:rsidR="0089757E" w:rsidRPr="002B29FA">
        <w:rPr>
          <w:rStyle w:val="a6"/>
          <w:lang w:val="en-US"/>
        </w:rPr>
        <w:t xml:space="preserve"> </w:t>
      </w:r>
      <w:r w:rsidR="0089757E" w:rsidRPr="0089757E">
        <w:rPr>
          <w:rStyle w:val="a6"/>
        </w:rPr>
        <w:t>для</w:t>
      </w:r>
      <w:r w:rsidR="0089757E" w:rsidRPr="002B29FA">
        <w:rPr>
          <w:rStyle w:val="a6"/>
          <w:lang w:val="en-US"/>
        </w:rPr>
        <w:t xml:space="preserve"> </w:t>
      </w:r>
      <w:r w:rsidR="0089757E" w:rsidRPr="0089757E">
        <w:rPr>
          <w:rStyle w:val="a6"/>
        </w:rPr>
        <w:t>шифрования</w:t>
      </w:r>
      <w:r w:rsidR="0089757E" w:rsidRPr="002B29FA">
        <w:rPr>
          <w:rStyle w:val="a6"/>
          <w:lang w:val="en-US"/>
        </w:rPr>
        <w:t xml:space="preserve"> </w:t>
      </w:r>
      <w:r w:rsidR="0089757E" w:rsidRPr="0089757E">
        <w:rPr>
          <w:rStyle w:val="a6"/>
        </w:rPr>
        <w:t>и</w:t>
      </w:r>
      <w:r w:rsidR="0089757E" w:rsidRPr="002B29FA">
        <w:rPr>
          <w:rStyle w:val="a6"/>
          <w:lang w:val="en-US"/>
        </w:rPr>
        <w:t xml:space="preserve"> </w:t>
      </w:r>
      <w:r w:rsidR="0089757E" w:rsidRPr="0089757E">
        <w:rPr>
          <w:rStyle w:val="a6"/>
        </w:rPr>
        <w:t>расшифровки</w:t>
      </w:r>
      <w:r w:rsidR="0089757E" w:rsidRPr="002B29FA">
        <w:rPr>
          <w:rStyle w:val="a6"/>
          <w:lang w:val="en-US"/>
        </w:rPr>
        <w:t xml:space="preserve"> JSON-</w:t>
      </w:r>
      <w:r w:rsidR="0089757E" w:rsidRPr="0089757E">
        <w:rPr>
          <w:rStyle w:val="a6"/>
        </w:rPr>
        <w:t>объектов</w:t>
      </w:r>
      <w:r w:rsidR="0089757E" w:rsidRPr="002B29FA">
        <w:rPr>
          <w:rStyle w:val="a6"/>
          <w:lang w:val="en-US"/>
        </w:rPr>
        <w:t xml:space="preserve"> </w:t>
      </w:r>
      <w:r w:rsidR="0089757E" w:rsidRPr="0089757E">
        <w:rPr>
          <w:rStyle w:val="a6"/>
        </w:rPr>
        <w:t>и</w:t>
      </w:r>
      <w:r w:rsidR="0089757E" w:rsidRPr="002B29FA">
        <w:rPr>
          <w:rStyle w:val="a6"/>
          <w:lang w:val="en-US"/>
        </w:rPr>
        <w:t xml:space="preserve"> </w:t>
      </w:r>
      <w:r w:rsidR="0089757E" w:rsidRPr="0089757E">
        <w:rPr>
          <w:rStyle w:val="a6"/>
        </w:rPr>
        <w:t>сохранения</w:t>
      </w:r>
      <w:r w:rsidR="0089757E" w:rsidRPr="002B29FA">
        <w:rPr>
          <w:rStyle w:val="a6"/>
          <w:lang w:val="en-US"/>
        </w:rPr>
        <w:t xml:space="preserve"> </w:t>
      </w:r>
      <w:r w:rsidR="0089757E" w:rsidRPr="0089757E">
        <w:rPr>
          <w:rStyle w:val="a6"/>
        </w:rPr>
        <w:t>их</w:t>
      </w:r>
      <w:r w:rsidR="0089757E" w:rsidRPr="002B29FA">
        <w:rPr>
          <w:rStyle w:val="a6"/>
          <w:lang w:val="en-US"/>
        </w:rPr>
        <w:t xml:space="preserve"> </w:t>
      </w:r>
      <w:r w:rsidR="0089757E" w:rsidRPr="0089757E">
        <w:rPr>
          <w:rStyle w:val="a6"/>
        </w:rPr>
        <w:t>в</w:t>
      </w:r>
      <w:r w:rsidR="0089757E" w:rsidRPr="002B29FA">
        <w:rPr>
          <w:rStyle w:val="a6"/>
          <w:lang w:val="en-US"/>
        </w:rPr>
        <w:t xml:space="preserve"> </w:t>
      </w:r>
      <w:r w:rsidR="0089757E" w:rsidRPr="0089757E">
        <w:rPr>
          <w:rStyle w:val="a6"/>
        </w:rPr>
        <w:t>файле</w:t>
      </w:r>
      <w:r w:rsidR="0089757E" w:rsidRPr="002B29FA">
        <w:rPr>
          <w:rStyle w:val="a6"/>
          <w:lang w:val="en-US"/>
        </w:rPr>
        <w:t>.</w:t>
      </w:r>
      <w:r w:rsidR="0089757E" w:rsidRPr="002B29FA">
        <w:rPr>
          <w:lang w:val="en-US"/>
        </w:rPr>
        <w:t xml:space="preserve"> </w:t>
      </w:r>
      <w:r w:rsidR="0089757E">
        <w:t>Методы в классе являются статическими, что позволяет вызывать их без создания экземпляра класса.</w:t>
      </w:r>
    </w:p>
    <w:p w:rsidR="0089757E" w:rsidRDefault="0089757E" w:rsidP="009A72A0">
      <w:pPr>
        <w:pStyle w:val="a5"/>
      </w:pPr>
      <w:r>
        <w:t>Класс FileManager предоставляет функциональность для загрузки, сохранения и управления файлами базы паролей, а также файлом конфигурации.</w:t>
      </w:r>
    </w:p>
    <w:p w:rsidR="0089757E" w:rsidRDefault="0089757E" w:rsidP="009A72A0">
      <w:pPr>
        <w:pStyle w:val="a5"/>
      </w:pPr>
      <w:r>
        <w:t>Метод LoadDb загружает зашифрованный файл по переданному в метод пути и расшифровывает его с использованием переданного объекта MasterKey.</w:t>
      </w:r>
    </w:p>
    <w:p w:rsidR="0089757E" w:rsidRDefault="0089757E" w:rsidP="009A72A0">
      <w:pPr>
        <w:pStyle w:val="a5"/>
      </w:pPr>
      <w:r>
        <w:t>Метод SaveDbToFile сохраняет корневой объект GroupEntry в зашифрованном виде в файл по указанному пути.</w:t>
      </w:r>
    </w:p>
    <w:p w:rsidR="0089757E" w:rsidRDefault="0089757E" w:rsidP="009A72A0">
      <w:pPr>
        <w:pStyle w:val="a5"/>
      </w:pPr>
      <w:r>
        <w:t>Также в классе реализованы методы для загрузки и сохранения файла конфигурации.</w:t>
      </w:r>
    </w:p>
    <w:p w:rsidR="0089757E" w:rsidRDefault="0089757E" w:rsidP="009A72A0">
      <w:pPr>
        <w:pStyle w:val="a5"/>
      </w:pPr>
      <w:r>
        <w:t>Класс FileManager так же содержит статические методы, поэтому можно использовать их без создания экземпляра класса.</w:t>
      </w:r>
    </w:p>
    <w:p w:rsidR="00EE7E08" w:rsidRDefault="00EE7E08" w:rsidP="00496EDC">
      <w:pPr>
        <w:pStyle w:val="a5"/>
        <w:spacing w:before="240" w:after="240"/>
        <w:jc w:val="center"/>
      </w:pPr>
      <w:r w:rsidRPr="00EE7E08">
        <w:rPr>
          <w:noProof/>
          <w:lang w:val="en-US" w:eastAsia="en-US"/>
        </w:rPr>
        <w:drawing>
          <wp:inline distT="0" distB="0" distL="0" distR="0" wp14:anchorId="6438D236" wp14:editId="72E54BDD">
            <wp:extent cx="4744112" cy="15051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4112" cy="1505160"/>
                    </a:xfrm>
                    <a:prstGeom prst="rect">
                      <a:avLst/>
                    </a:prstGeom>
                  </pic:spPr>
                </pic:pic>
              </a:graphicData>
            </a:graphic>
          </wp:inline>
        </w:drawing>
      </w:r>
    </w:p>
    <w:p w:rsidR="00EE7E08" w:rsidRPr="004B747E" w:rsidRDefault="00EE7E08" w:rsidP="00496EDC">
      <w:pPr>
        <w:pStyle w:val="a5"/>
        <w:spacing w:before="240" w:after="240"/>
        <w:jc w:val="center"/>
      </w:pPr>
      <w:r>
        <w:t>Рисунок 1.</w:t>
      </w:r>
      <w:r w:rsidRPr="00EE7E08">
        <w:t>1</w:t>
      </w:r>
      <w:r w:rsidR="00284F66">
        <w:t>1</w:t>
      </w:r>
      <w:r w:rsidRPr="00EE7E08">
        <w:t xml:space="preserve"> </w:t>
      </w:r>
      <w:r w:rsidRPr="00311310">
        <w:t>–</w:t>
      </w:r>
      <w:r>
        <w:t xml:space="preserve"> </w:t>
      </w:r>
      <w:r>
        <w:rPr>
          <w:lang w:val="en-US"/>
        </w:rPr>
        <w:t>UML</w:t>
      </w:r>
      <w:r w:rsidRPr="002F240F">
        <w:t>-</w:t>
      </w:r>
      <w:r>
        <w:t xml:space="preserve">диаграммы классов </w:t>
      </w:r>
      <w:r>
        <w:rPr>
          <w:lang w:val="en-US"/>
        </w:rPr>
        <w:t>FileManager</w:t>
      </w:r>
      <w:r w:rsidRPr="00EE7E08">
        <w:t xml:space="preserve"> </w:t>
      </w:r>
      <w:r>
        <w:t xml:space="preserve">и </w:t>
      </w:r>
      <w:r>
        <w:rPr>
          <w:lang w:val="en-US"/>
        </w:rPr>
        <w:t>FileEncryptor</w:t>
      </w:r>
    </w:p>
    <w:p w:rsidR="003C1943" w:rsidRDefault="003C1943" w:rsidP="003C1943">
      <w:pPr>
        <w:pStyle w:val="1110"/>
      </w:pPr>
      <w:bookmarkStart w:id="35" w:name="_Toc136287517"/>
      <w:r>
        <w:lastRenderedPageBreak/>
        <w:t>1</w:t>
      </w:r>
      <w:r w:rsidRPr="00177D1D">
        <w:t>.7.2.</w:t>
      </w:r>
      <w:r>
        <w:t xml:space="preserve">6 Класс </w:t>
      </w:r>
      <w:r>
        <w:rPr>
          <w:lang w:val="en-US"/>
        </w:rPr>
        <w:t>MainForm</w:t>
      </w:r>
      <w:r>
        <w:t>.</w:t>
      </w:r>
      <w:bookmarkEnd w:id="35"/>
    </w:p>
    <w:p w:rsidR="003C1943" w:rsidRDefault="003C1943" w:rsidP="009A72A0">
      <w:pPr>
        <w:pStyle w:val="a5"/>
      </w:pPr>
      <w:r>
        <w:t>Класс MainForm представляет главную форму приложения. В этом классе размещается пользовательский интерфейс, логика взаимодействия с пользователем и управление другими классами и компонентами.</w:t>
      </w:r>
    </w:p>
    <w:p w:rsidR="003C1943" w:rsidRDefault="003C1943" w:rsidP="009A72A0">
      <w:pPr>
        <w:pStyle w:val="a5"/>
      </w:pPr>
      <w:r>
        <w:t>В классе MainForm реализованы два встроенных класса: TreeViewManager и ListViewManager.</w:t>
      </w:r>
    </w:p>
    <w:p w:rsidR="003C1943" w:rsidRDefault="003C1943" w:rsidP="009A72A0">
      <w:pPr>
        <w:pStyle w:val="a5"/>
      </w:pPr>
      <w:r>
        <w:t>Класс TreeViewManager отвечает за управление элементом TreeView на форме. Он обеспечивает функциональность добавления, удаления и обновления узлов дерева, а также обработку событий, связанных с выбором и раскрытием узлов.</w:t>
      </w:r>
    </w:p>
    <w:p w:rsidR="003C1943" w:rsidRDefault="003C1943" w:rsidP="009A72A0">
      <w:pPr>
        <w:pStyle w:val="a5"/>
      </w:pPr>
      <w:r>
        <w:t>Объект ListViewManager отвечает за управление элементом управления ListView на форме. Он обеспечивает функциональность отображения списка аккаунтов, добавления, удаления и обновления элементов списка, а также обработку событий, связанных с выбором элементов списка.</w:t>
      </w:r>
    </w:p>
    <w:p w:rsidR="003C1943" w:rsidRPr="003C1943" w:rsidRDefault="003C1943" w:rsidP="009A72A0">
      <w:pPr>
        <w:pStyle w:val="a5"/>
      </w:pPr>
      <w:r w:rsidRPr="003C1943">
        <w:t xml:space="preserve">Класс </w:t>
      </w:r>
      <w:r w:rsidRPr="003C1943">
        <w:rPr>
          <w:rStyle w:val="HTML"/>
          <w:rFonts w:ascii="Times New Roman" w:eastAsiaTheme="minorHAnsi" w:hAnsi="Times New Roman" w:cs="Times New Roman"/>
          <w:sz w:val="28"/>
          <w:szCs w:val="28"/>
        </w:rPr>
        <w:t>MainForm</w:t>
      </w:r>
      <w:r w:rsidRPr="003C1943">
        <w:t xml:space="preserve"> содержит поля </w:t>
      </w:r>
      <w:r w:rsidRPr="003C1943">
        <w:rPr>
          <w:rStyle w:val="HTML"/>
          <w:rFonts w:ascii="Times New Roman" w:eastAsiaTheme="minorHAnsi" w:hAnsi="Times New Roman" w:cs="Times New Roman"/>
          <w:sz w:val="28"/>
          <w:szCs w:val="28"/>
        </w:rPr>
        <w:t>MasterKey</w:t>
      </w:r>
      <w:r w:rsidRPr="003C1943">
        <w:t xml:space="preserve">, </w:t>
      </w:r>
      <w:r w:rsidRPr="003C1943">
        <w:rPr>
          <w:rStyle w:val="HTML"/>
          <w:rFonts w:ascii="Times New Roman" w:eastAsiaTheme="minorHAnsi" w:hAnsi="Times New Roman" w:cs="Times New Roman"/>
          <w:sz w:val="28"/>
          <w:szCs w:val="28"/>
        </w:rPr>
        <w:t>Config</w:t>
      </w:r>
      <w:r w:rsidRPr="003C1943">
        <w:t xml:space="preserve"> и </w:t>
      </w:r>
      <w:r w:rsidRPr="003C1943">
        <w:rPr>
          <w:rStyle w:val="HTML"/>
          <w:rFonts w:ascii="Times New Roman" w:eastAsiaTheme="minorHAnsi" w:hAnsi="Times New Roman" w:cs="Times New Roman"/>
          <w:sz w:val="28"/>
          <w:szCs w:val="28"/>
        </w:rPr>
        <w:t>GroupEntry</w:t>
      </w:r>
      <w:r w:rsidRPr="003C1943">
        <w:t xml:space="preserve">, которые играют важную роль в управлении безопасностью, настройками и структурой данных приложения. </w:t>
      </w:r>
      <w:r w:rsidRPr="003C1943">
        <w:rPr>
          <w:rStyle w:val="HTML"/>
          <w:rFonts w:ascii="Times New Roman" w:eastAsiaTheme="minorHAnsi" w:hAnsi="Times New Roman" w:cs="Times New Roman"/>
          <w:sz w:val="28"/>
          <w:szCs w:val="28"/>
        </w:rPr>
        <w:t>MasterKey</w:t>
      </w:r>
      <w:r w:rsidRPr="003C1943">
        <w:t xml:space="preserve"> используется для шифрования и расшифровки ключа доступа, </w:t>
      </w:r>
      <w:r w:rsidRPr="003C1943">
        <w:rPr>
          <w:rStyle w:val="HTML"/>
          <w:rFonts w:ascii="Times New Roman" w:eastAsiaTheme="minorHAnsi" w:hAnsi="Times New Roman" w:cs="Times New Roman"/>
          <w:sz w:val="28"/>
          <w:szCs w:val="28"/>
        </w:rPr>
        <w:t>Config</w:t>
      </w:r>
      <w:r w:rsidRPr="003C1943">
        <w:t xml:space="preserve"> хранит конфигурационные данные приложения, а </w:t>
      </w:r>
      <w:r w:rsidRPr="003C1943">
        <w:rPr>
          <w:rStyle w:val="HTML"/>
          <w:rFonts w:ascii="Times New Roman" w:eastAsiaTheme="minorHAnsi" w:hAnsi="Times New Roman" w:cs="Times New Roman"/>
          <w:sz w:val="28"/>
          <w:szCs w:val="28"/>
        </w:rPr>
        <w:t>GroupEntry</w:t>
      </w:r>
      <w:r w:rsidRPr="003C1943">
        <w:t xml:space="preserve"> предоставляет удобное представление информации о группах и аккаунтах.</w:t>
      </w:r>
    </w:p>
    <w:p w:rsidR="00D12A6E" w:rsidRDefault="00D12A6E" w:rsidP="003C1943">
      <w:pPr>
        <w:pStyle w:val="1110"/>
      </w:pPr>
      <w:bookmarkStart w:id="36" w:name="_Toc136287518"/>
      <w:r>
        <w:t>1.7.2.</w:t>
      </w:r>
      <w:r w:rsidR="003C1943">
        <w:t>7</w:t>
      </w:r>
      <w:r>
        <w:t xml:space="preserve"> Отношения между объектами классов</w:t>
      </w:r>
      <w:bookmarkEnd w:id="36"/>
    </w:p>
    <w:p w:rsidR="00495CE4" w:rsidRDefault="00EE7E08" w:rsidP="00495CE4">
      <w:pPr>
        <w:pStyle w:val="a7"/>
        <w:spacing w:after="0" w:line="360" w:lineRule="auto"/>
        <w:ind w:left="0" w:firstLine="709"/>
        <w:contextualSpacing w:val="0"/>
        <w:jc w:val="both"/>
        <w:rPr>
          <w:rFonts w:cs="Times New Roman"/>
          <w:shd w:val="clear" w:color="auto" w:fill="FFFFFF"/>
        </w:rPr>
      </w:pPr>
      <w:r w:rsidRPr="00677A1D">
        <w:rPr>
          <w:rFonts w:cs="Times New Roman"/>
          <w:shd w:val="clear" w:color="auto" w:fill="FFFFFF"/>
        </w:rPr>
        <w:t>Отношение между объектами классов моделей показаны на рисунке 1.</w:t>
      </w:r>
      <w:r>
        <w:rPr>
          <w:rFonts w:cs="Times New Roman"/>
          <w:shd w:val="clear" w:color="auto" w:fill="FFFFFF"/>
        </w:rPr>
        <w:t>1</w:t>
      </w:r>
      <w:r w:rsidRPr="00EE7E08">
        <w:rPr>
          <w:rFonts w:cs="Times New Roman"/>
          <w:shd w:val="clear" w:color="auto" w:fill="FFFFFF"/>
        </w:rPr>
        <w:t>1</w:t>
      </w:r>
      <w:r w:rsidRPr="00677A1D">
        <w:rPr>
          <w:rFonts w:cs="Times New Roman"/>
          <w:shd w:val="clear" w:color="auto" w:fill="FFFFFF"/>
        </w:rPr>
        <w:t>.</w:t>
      </w:r>
      <w:r>
        <w:rPr>
          <w:rFonts w:cs="Times New Roman"/>
          <w:shd w:val="clear" w:color="auto" w:fill="FFFFFF"/>
        </w:rPr>
        <w:t xml:space="preserve"> Также на этом рисунке указана</w:t>
      </w:r>
      <w:r w:rsidR="009C71B6">
        <w:rPr>
          <w:rFonts w:cs="Times New Roman"/>
          <w:shd w:val="clear" w:color="auto" w:fill="FFFFFF"/>
        </w:rPr>
        <w:t xml:space="preserve"> кратность. Кратность </w:t>
      </w:r>
      <w:r w:rsidR="009C71B6" w:rsidRPr="00311310">
        <w:t>–</w:t>
      </w:r>
      <w:r w:rsidR="009C71B6">
        <w:rPr>
          <w:rFonts w:cs="Times New Roman"/>
          <w:shd w:val="clear" w:color="auto" w:fill="FFFFFF"/>
        </w:rPr>
        <w:t xml:space="preserve"> э</w:t>
      </w:r>
      <w:r>
        <w:rPr>
          <w:rFonts w:cs="Times New Roman"/>
          <w:shd w:val="clear" w:color="auto" w:fill="FFFFFF"/>
        </w:rPr>
        <w:t>то количество экземпляров одного класса которые могут быть с связаны с экземпляром другого класса. Значение кратности указывается в виде диапазона «1» (ровно один)</w:t>
      </w:r>
      <w:r w:rsidRPr="00346DC7">
        <w:rPr>
          <w:rFonts w:cs="Times New Roman"/>
          <w:shd w:val="clear" w:color="auto" w:fill="FFFFFF"/>
        </w:rPr>
        <w:t xml:space="preserve">, </w:t>
      </w:r>
      <w:r>
        <w:rPr>
          <w:rFonts w:cs="Times New Roman"/>
          <w:shd w:val="clear" w:color="auto" w:fill="FFFFFF"/>
        </w:rPr>
        <w:t>«</w:t>
      </w:r>
      <w:proofErr w:type="gramStart"/>
      <w:r>
        <w:rPr>
          <w:rFonts w:cs="Times New Roman"/>
          <w:shd w:val="clear" w:color="auto" w:fill="FFFFFF"/>
        </w:rPr>
        <w:t>0</w:t>
      </w:r>
      <w:r w:rsidRPr="00346DC7">
        <w:rPr>
          <w:rFonts w:cs="Times New Roman"/>
          <w:shd w:val="clear" w:color="auto" w:fill="FFFFFF"/>
        </w:rPr>
        <w:t>..</w:t>
      </w:r>
      <w:proofErr w:type="gramEnd"/>
      <w:r w:rsidRPr="00346DC7">
        <w:rPr>
          <w:rFonts w:cs="Times New Roman"/>
          <w:shd w:val="clear" w:color="auto" w:fill="FFFFFF"/>
        </w:rPr>
        <w:t>*</w:t>
      </w:r>
      <w:r>
        <w:rPr>
          <w:rFonts w:cs="Times New Roman"/>
          <w:shd w:val="clear" w:color="auto" w:fill="FFFFFF"/>
        </w:rPr>
        <w:t>» (ноль  и более).</w:t>
      </w:r>
    </w:p>
    <w:p w:rsidR="00C01107" w:rsidRPr="00495CE4" w:rsidRDefault="00C01107" w:rsidP="00495CE4">
      <w:pPr>
        <w:pStyle w:val="a7"/>
        <w:spacing w:after="0" w:line="360" w:lineRule="auto"/>
        <w:ind w:left="0" w:firstLine="709"/>
        <w:contextualSpacing w:val="0"/>
        <w:jc w:val="both"/>
        <w:rPr>
          <w:rFonts w:cs="Times New Roman"/>
          <w:shd w:val="clear" w:color="auto" w:fill="FFFFFF"/>
        </w:rPr>
      </w:pPr>
    </w:p>
    <w:p w:rsidR="00EE7E08" w:rsidRDefault="009C71B6" w:rsidP="009C71B6">
      <w:pPr>
        <w:pStyle w:val="a7"/>
        <w:spacing w:before="240" w:after="0" w:line="360" w:lineRule="auto"/>
        <w:ind w:left="0" w:firstLine="426"/>
        <w:contextualSpacing w:val="0"/>
        <w:jc w:val="center"/>
        <w:rPr>
          <w:rFonts w:cs="Times New Roman"/>
          <w:shd w:val="clear" w:color="auto" w:fill="FFFFFF"/>
        </w:rPr>
      </w:pPr>
      <w:r w:rsidRPr="009C71B6">
        <w:rPr>
          <w:rFonts w:cs="Times New Roman"/>
          <w:noProof/>
          <w:shd w:val="clear" w:color="auto" w:fill="FFFFFF"/>
          <w:lang w:val="en-US"/>
        </w:rPr>
        <w:lastRenderedPageBreak/>
        <w:drawing>
          <wp:inline distT="0" distB="0" distL="0" distR="0" wp14:anchorId="619C4CDA" wp14:editId="443D32DE">
            <wp:extent cx="5426732" cy="3765665"/>
            <wp:effectExtent l="0" t="0" r="254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3056" cy="3770053"/>
                    </a:xfrm>
                    <a:prstGeom prst="rect">
                      <a:avLst/>
                    </a:prstGeom>
                  </pic:spPr>
                </pic:pic>
              </a:graphicData>
            </a:graphic>
          </wp:inline>
        </w:drawing>
      </w:r>
    </w:p>
    <w:p w:rsidR="009C71B6" w:rsidRPr="009C71B6" w:rsidRDefault="009C71B6" w:rsidP="009C71B6">
      <w:pPr>
        <w:pStyle w:val="a7"/>
        <w:spacing w:before="240" w:line="360" w:lineRule="auto"/>
        <w:ind w:left="0" w:firstLine="426"/>
        <w:contextualSpacing w:val="0"/>
        <w:jc w:val="center"/>
        <w:rPr>
          <w:rFonts w:cs="Times New Roman"/>
          <w:shd w:val="clear" w:color="auto" w:fill="FFFFFF"/>
        </w:rPr>
      </w:pPr>
      <w:r>
        <w:rPr>
          <w:rFonts w:cs="Times New Roman"/>
          <w:shd w:val="clear" w:color="auto" w:fill="FFFFFF"/>
        </w:rPr>
        <w:t>Рисунок 1.1</w:t>
      </w:r>
      <w:r w:rsidR="00284F66">
        <w:rPr>
          <w:rFonts w:cs="Times New Roman"/>
          <w:shd w:val="clear" w:color="auto" w:fill="FFFFFF"/>
        </w:rPr>
        <w:t>2</w:t>
      </w:r>
      <w:r>
        <w:rPr>
          <w:rFonts w:cs="Times New Roman"/>
          <w:shd w:val="clear" w:color="auto" w:fill="FFFFFF"/>
        </w:rPr>
        <w:t xml:space="preserve"> – </w:t>
      </w:r>
      <w:r>
        <w:rPr>
          <w:rFonts w:cs="Times New Roman"/>
          <w:shd w:val="clear" w:color="auto" w:fill="FFFFFF"/>
          <w:lang w:val="en-US"/>
        </w:rPr>
        <w:t>UML</w:t>
      </w:r>
      <w:r w:rsidR="00495CE4">
        <w:rPr>
          <w:rFonts w:cs="Times New Roman"/>
          <w:shd w:val="clear" w:color="auto" w:fill="FFFFFF"/>
        </w:rPr>
        <w:t>-</w:t>
      </w:r>
      <w:r>
        <w:rPr>
          <w:rFonts w:cs="Times New Roman"/>
          <w:shd w:val="clear" w:color="auto" w:fill="FFFFFF"/>
        </w:rPr>
        <w:t>диаграмма отношений между объектами классов</w:t>
      </w:r>
    </w:p>
    <w:p w:rsidR="00EE7E08" w:rsidRDefault="009C71B6" w:rsidP="009A72A0">
      <w:pPr>
        <w:pStyle w:val="a5"/>
      </w:pPr>
      <w:r>
        <w:t xml:space="preserve">Класс </w:t>
      </w:r>
      <w:r>
        <w:rPr>
          <w:lang w:val="en-US"/>
        </w:rPr>
        <w:t>MainForm</w:t>
      </w:r>
      <w:r w:rsidRPr="009C71B6">
        <w:t xml:space="preserve"> </w:t>
      </w:r>
      <w:r>
        <w:t xml:space="preserve">связан </w:t>
      </w:r>
      <w:proofErr w:type="gramStart"/>
      <w:r>
        <w:t>к классом</w:t>
      </w:r>
      <w:proofErr w:type="gramEnd"/>
      <w:r>
        <w:t xml:space="preserve"> </w:t>
      </w:r>
      <w:r>
        <w:rPr>
          <w:lang w:val="en-US"/>
        </w:rPr>
        <w:t>GroupEntry</w:t>
      </w:r>
      <w:r w:rsidRPr="009C71B6">
        <w:t xml:space="preserve"> </w:t>
      </w:r>
      <w:r>
        <w:t xml:space="preserve">отношением один ко многим. В </w:t>
      </w:r>
      <w:r>
        <w:rPr>
          <w:lang w:val="en-US"/>
        </w:rPr>
        <w:t>MainForm</w:t>
      </w:r>
      <w:r w:rsidRPr="009C71B6">
        <w:t xml:space="preserve"> </w:t>
      </w:r>
      <w:r>
        <w:t xml:space="preserve">содержится одна корневая запись </w:t>
      </w:r>
      <w:r>
        <w:rPr>
          <w:lang w:val="en-US"/>
        </w:rPr>
        <w:t>GroupEntry</w:t>
      </w:r>
      <w:r>
        <w:t xml:space="preserve">. </w:t>
      </w:r>
    </w:p>
    <w:p w:rsidR="009C71B6" w:rsidRDefault="009C71B6" w:rsidP="009A72A0">
      <w:pPr>
        <w:pStyle w:val="a5"/>
      </w:pPr>
      <w:r>
        <w:t xml:space="preserve">Класс </w:t>
      </w:r>
      <w:r>
        <w:rPr>
          <w:lang w:val="en-US"/>
        </w:rPr>
        <w:t>GroupEntry</w:t>
      </w:r>
      <w:r w:rsidRPr="009C71B6">
        <w:t xml:space="preserve"> </w:t>
      </w:r>
      <w:r>
        <w:t xml:space="preserve">связан с </w:t>
      </w:r>
      <w:r>
        <w:rPr>
          <w:lang w:val="en-US"/>
        </w:rPr>
        <w:t>AccountEntry</w:t>
      </w:r>
      <w:r w:rsidRPr="009C71B6">
        <w:t xml:space="preserve"> </w:t>
      </w:r>
      <w:r>
        <w:t>отношением один ко многим. В одной группе</w:t>
      </w:r>
      <w:r w:rsidRPr="003C1943">
        <w:t xml:space="preserve"> </w:t>
      </w:r>
      <w:r>
        <w:t>может быть множество записей аккаунтов</w:t>
      </w:r>
    </w:p>
    <w:p w:rsidR="003C1943" w:rsidRDefault="003C1943" w:rsidP="009A72A0">
      <w:pPr>
        <w:pStyle w:val="a5"/>
      </w:pPr>
      <w:r>
        <w:t xml:space="preserve">Класс </w:t>
      </w:r>
      <w:r>
        <w:rPr>
          <w:lang w:val="en-US"/>
        </w:rPr>
        <w:t>AccountEntry</w:t>
      </w:r>
      <w:r w:rsidRPr="003C1943">
        <w:t xml:space="preserve"> </w:t>
      </w:r>
      <w:r>
        <w:t xml:space="preserve">связан с </w:t>
      </w:r>
      <w:r>
        <w:rPr>
          <w:lang w:val="en-US"/>
        </w:rPr>
        <w:t>Password</w:t>
      </w:r>
      <w:r w:rsidRPr="003C1943">
        <w:t xml:space="preserve"> </w:t>
      </w:r>
      <w:r>
        <w:t>один к одному. У одного аккаунта может быть только один пароль.</w:t>
      </w:r>
    </w:p>
    <w:p w:rsidR="003C1943" w:rsidRDefault="003C1943" w:rsidP="009A72A0">
      <w:pPr>
        <w:pStyle w:val="a5"/>
      </w:pPr>
      <w:r>
        <w:t xml:space="preserve">Класс </w:t>
      </w:r>
      <w:r>
        <w:rPr>
          <w:lang w:val="en-US"/>
        </w:rPr>
        <w:t>MainForm</w:t>
      </w:r>
      <w:r w:rsidRPr="003C1943">
        <w:t xml:space="preserve"> </w:t>
      </w:r>
      <w:r>
        <w:t xml:space="preserve">связан с классом </w:t>
      </w:r>
      <w:r>
        <w:rPr>
          <w:lang w:val="en-US"/>
        </w:rPr>
        <w:t>MasterKey</w:t>
      </w:r>
      <w:r w:rsidRPr="003C1943">
        <w:t xml:space="preserve"> </w:t>
      </w:r>
      <w:r>
        <w:t xml:space="preserve">один к одному. В </w:t>
      </w:r>
      <w:r>
        <w:rPr>
          <w:lang w:val="en-US"/>
        </w:rPr>
        <w:t>MainForm</w:t>
      </w:r>
      <w:r w:rsidRPr="003C1943">
        <w:t xml:space="preserve"> </w:t>
      </w:r>
      <w:r>
        <w:t>всегда открыта только одна база паролей, а у одной базы паролей может быть только один мастер-ключ.</w:t>
      </w:r>
    </w:p>
    <w:p w:rsidR="003C1943" w:rsidRDefault="003C1943" w:rsidP="009A72A0">
      <w:pPr>
        <w:pStyle w:val="a5"/>
      </w:pPr>
      <w:r>
        <w:t xml:space="preserve">Класс </w:t>
      </w:r>
      <w:r>
        <w:rPr>
          <w:lang w:val="en-US"/>
        </w:rPr>
        <w:t>MainForm</w:t>
      </w:r>
      <w:r w:rsidRPr="003C1943">
        <w:t xml:space="preserve"> </w:t>
      </w:r>
      <w:r>
        <w:t xml:space="preserve">связан </w:t>
      </w:r>
      <w:proofErr w:type="gramStart"/>
      <w:r>
        <w:t>к классом</w:t>
      </w:r>
      <w:proofErr w:type="gramEnd"/>
      <w:r>
        <w:t xml:space="preserve"> </w:t>
      </w:r>
      <w:r>
        <w:rPr>
          <w:lang w:val="en-US"/>
        </w:rPr>
        <w:t>FileManager</w:t>
      </w:r>
      <w:r w:rsidRPr="003C1943">
        <w:t xml:space="preserve"> </w:t>
      </w:r>
      <w:r>
        <w:t xml:space="preserve">один к нулю. </w:t>
      </w:r>
      <w:r>
        <w:rPr>
          <w:lang w:val="en-US"/>
        </w:rPr>
        <w:t>FileManager</w:t>
      </w:r>
      <w:r w:rsidRPr="003C1943">
        <w:t xml:space="preserve"> </w:t>
      </w:r>
      <w:r>
        <w:t xml:space="preserve">обладает статическими методами, для которых необязательно создавать </w:t>
      </w:r>
      <w:r w:rsidR="00495CE4">
        <w:t>объект</w:t>
      </w:r>
      <w:r>
        <w:t xml:space="preserve"> класса.</w:t>
      </w:r>
    </w:p>
    <w:p w:rsidR="003C1943" w:rsidRPr="003C1943" w:rsidRDefault="003C1943" w:rsidP="009A72A0">
      <w:pPr>
        <w:pStyle w:val="a5"/>
      </w:pPr>
      <w:r>
        <w:lastRenderedPageBreak/>
        <w:t xml:space="preserve">Класс </w:t>
      </w:r>
      <w:r>
        <w:rPr>
          <w:lang w:val="en-US"/>
        </w:rPr>
        <w:t>FileManager</w:t>
      </w:r>
      <w:r w:rsidRPr="003C1943">
        <w:t xml:space="preserve"> </w:t>
      </w:r>
      <w:r>
        <w:t xml:space="preserve">связан с классом </w:t>
      </w:r>
      <w:r>
        <w:rPr>
          <w:lang w:val="en-US"/>
        </w:rPr>
        <w:t>FileEncryptor</w:t>
      </w:r>
      <w:r>
        <w:t xml:space="preserve"> ноль к нулю</w:t>
      </w:r>
      <w:r w:rsidR="00495CE4">
        <w:t>.</w:t>
      </w:r>
      <w:r>
        <w:t xml:space="preserve"> </w:t>
      </w:r>
      <w:r>
        <w:rPr>
          <w:lang w:val="en-US"/>
        </w:rPr>
        <w:t>FileEncryptor</w:t>
      </w:r>
      <w:r w:rsidRPr="00495CE4">
        <w:t xml:space="preserve">, </w:t>
      </w:r>
      <w:r>
        <w:t xml:space="preserve">как и </w:t>
      </w:r>
      <w:r>
        <w:rPr>
          <w:lang w:val="en-US"/>
        </w:rPr>
        <w:t>FileManager</w:t>
      </w:r>
      <w:r w:rsidRPr="00495CE4">
        <w:t xml:space="preserve"> </w:t>
      </w:r>
      <w:r w:rsidR="00495CE4">
        <w:t>обладает статическими методами и не имеет полей, ему не обязательно создавать объект класса для выполнения методов.</w:t>
      </w:r>
    </w:p>
    <w:p w:rsidR="00D12A6E" w:rsidRDefault="00495CE4" w:rsidP="00495CE4">
      <w:pPr>
        <w:pStyle w:val="110"/>
      </w:pPr>
      <w:bookmarkStart w:id="37" w:name="_Toc136287519"/>
      <w:r>
        <w:t>1.8 Описание приложения</w:t>
      </w:r>
      <w:bookmarkEnd w:id="37"/>
    </w:p>
    <w:p w:rsidR="00D12A6E" w:rsidRDefault="00D12A6E" w:rsidP="00495CE4">
      <w:pPr>
        <w:pStyle w:val="1110"/>
      </w:pPr>
      <w:bookmarkStart w:id="38" w:name="_Toc136287520"/>
      <w:r>
        <w:t>1.8.1 Руководство пользов</w:t>
      </w:r>
      <w:r w:rsidR="00495CE4">
        <w:t>ателя</w:t>
      </w:r>
      <w:bookmarkEnd w:id="38"/>
    </w:p>
    <w:p w:rsidR="00495CE4" w:rsidRDefault="00495CE4" w:rsidP="009A72A0">
      <w:pPr>
        <w:pStyle w:val="a5"/>
      </w:pPr>
      <w:r>
        <w:t>При первом запуске приложения потребуется выбрать директорию, в которую будут сохраняться ваши базы паролей. Откроется стандартная форма выбора директории.</w:t>
      </w:r>
    </w:p>
    <w:p w:rsidR="00495CE4" w:rsidRDefault="00495CE4" w:rsidP="009A72A0">
      <w:pPr>
        <w:pStyle w:val="a5"/>
      </w:pPr>
      <w:r>
        <w:t>После выбора директории откроется окно входа в приложение (рис. 1.12).</w:t>
      </w:r>
    </w:p>
    <w:p w:rsidR="00495CE4" w:rsidRDefault="00495CE4" w:rsidP="00496EDC">
      <w:pPr>
        <w:pStyle w:val="a5"/>
        <w:spacing w:before="240" w:after="240"/>
        <w:jc w:val="center"/>
      </w:pPr>
      <w:r w:rsidRPr="00495CE4">
        <w:rPr>
          <w:noProof/>
          <w:lang w:val="en-US" w:eastAsia="en-US"/>
        </w:rPr>
        <w:drawing>
          <wp:inline distT="0" distB="0" distL="0" distR="0" wp14:anchorId="7AD54929" wp14:editId="636493EB">
            <wp:extent cx="3543795" cy="1667108"/>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795" cy="1667108"/>
                    </a:xfrm>
                    <a:prstGeom prst="rect">
                      <a:avLst/>
                    </a:prstGeom>
                  </pic:spPr>
                </pic:pic>
              </a:graphicData>
            </a:graphic>
          </wp:inline>
        </w:drawing>
      </w:r>
    </w:p>
    <w:p w:rsidR="00495CE4" w:rsidRDefault="00495CE4" w:rsidP="00496EDC">
      <w:pPr>
        <w:pStyle w:val="a5"/>
        <w:spacing w:before="240" w:after="240"/>
        <w:jc w:val="center"/>
      </w:pPr>
      <w:r>
        <w:t>Рисунок 1.1</w:t>
      </w:r>
      <w:r w:rsidR="00284F66">
        <w:t>3</w:t>
      </w:r>
      <w:r>
        <w:t xml:space="preserve"> – Форма входа в приложение</w:t>
      </w:r>
    </w:p>
    <w:p w:rsidR="00495CE4" w:rsidRDefault="00495CE4" w:rsidP="009A72A0">
      <w:pPr>
        <w:pStyle w:val="a5"/>
      </w:pPr>
      <w:r>
        <w:t>Так как базы паролей пользователя еще не существует, необходимо создать новую БД. При нажатии на кнопку «Новая БД» откроется форма ввода данных для создания новой базы паролей.</w:t>
      </w:r>
    </w:p>
    <w:p w:rsidR="00495CE4" w:rsidRDefault="00FE6402" w:rsidP="00496EDC">
      <w:pPr>
        <w:pStyle w:val="a5"/>
        <w:spacing w:before="240" w:after="240"/>
        <w:jc w:val="center"/>
      </w:pPr>
      <w:r w:rsidRPr="00FE6402">
        <w:rPr>
          <w:noProof/>
          <w:lang w:val="en-US" w:eastAsia="en-US"/>
        </w:rPr>
        <w:drawing>
          <wp:inline distT="0" distB="0" distL="0" distR="0" wp14:anchorId="248B791C" wp14:editId="15B1FFBD">
            <wp:extent cx="2686425" cy="1533739"/>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425" cy="1533739"/>
                    </a:xfrm>
                    <a:prstGeom prst="rect">
                      <a:avLst/>
                    </a:prstGeom>
                  </pic:spPr>
                </pic:pic>
              </a:graphicData>
            </a:graphic>
          </wp:inline>
        </w:drawing>
      </w:r>
    </w:p>
    <w:p w:rsidR="00495CE4" w:rsidRDefault="00495CE4" w:rsidP="00496EDC">
      <w:pPr>
        <w:pStyle w:val="a5"/>
        <w:spacing w:before="240" w:after="240"/>
        <w:jc w:val="center"/>
      </w:pPr>
      <w:r>
        <w:t>Рисунок 1.1</w:t>
      </w:r>
      <w:r w:rsidR="00284F66">
        <w:t>4</w:t>
      </w:r>
      <w:r>
        <w:t xml:space="preserve"> – Создание новой базы паролей</w:t>
      </w:r>
    </w:p>
    <w:p w:rsidR="00495CE4" w:rsidRDefault="00FE6402" w:rsidP="009A72A0">
      <w:pPr>
        <w:pStyle w:val="a5"/>
      </w:pPr>
      <w:r>
        <w:lastRenderedPageBreak/>
        <w:t xml:space="preserve">При нажатии кнопки «Отмена» приложение закрывается. При вводе данных, и нажатии кнопки «Ок», откроется главная форма редактирования. </w:t>
      </w:r>
    </w:p>
    <w:p w:rsidR="00FE6402" w:rsidRDefault="00FE6402" w:rsidP="00496EDC">
      <w:pPr>
        <w:pStyle w:val="a5"/>
        <w:spacing w:before="240" w:after="240"/>
        <w:jc w:val="center"/>
      </w:pPr>
      <w:r w:rsidRPr="00FE6402">
        <w:rPr>
          <w:noProof/>
          <w:lang w:val="en-US" w:eastAsia="en-US"/>
        </w:rPr>
        <w:drawing>
          <wp:inline distT="0" distB="0" distL="0" distR="0" wp14:anchorId="68ACC3F5" wp14:editId="46E68717">
            <wp:extent cx="4722230" cy="3399905"/>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0255" cy="3412883"/>
                    </a:xfrm>
                    <a:prstGeom prst="rect">
                      <a:avLst/>
                    </a:prstGeom>
                  </pic:spPr>
                </pic:pic>
              </a:graphicData>
            </a:graphic>
          </wp:inline>
        </w:drawing>
      </w:r>
    </w:p>
    <w:p w:rsidR="00FE6402" w:rsidRDefault="00FE6402" w:rsidP="00496EDC">
      <w:pPr>
        <w:pStyle w:val="a5"/>
        <w:spacing w:before="240" w:after="240"/>
        <w:jc w:val="center"/>
      </w:pPr>
      <w:r>
        <w:t>Рисунок 1.1</w:t>
      </w:r>
      <w:r w:rsidR="00284F66">
        <w:t>5</w:t>
      </w:r>
      <w:r>
        <w:t xml:space="preserve"> – Главная форма редактирования базы паролей</w:t>
      </w:r>
    </w:p>
    <w:p w:rsidR="00FE6402" w:rsidRDefault="00FE6402" w:rsidP="009A72A0">
      <w:pPr>
        <w:pStyle w:val="a5"/>
      </w:pPr>
      <w:r>
        <w:tab/>
        <w:t>В левой части формы находится управление группами. При создании базы паролей всегда создается корневая директория под названием «Группы», которую невозможно удалить. Кнопка «+» отвечает за создание новой группы, кнопка «-» – за удаление группы. При удалении группы также удаляются все аккаунты, которые входили в эту группу, а также вложенные группы. Кнопка «Сохранить» отвечает за сохранение базы паролей в файл.</w:t>
      </w:r>
    </w:p>
    <w:p w:rsidR="00FE6402" w:rsidRDefault="00FE6402" w:rsidP="009A72A0">
      <w:pPr>
        <w:pStyle w:val="a5"/>
      </w:pPr>
      <w:r w:rsidRPr="00FE6402">
        <w:t xml:space="preserve">В правой части формы находится управление аккаунтами в выбранной группе.  </w:t>
      </w:r>
      <w:r>
        <w:t>При создании новой базы паролей по умолчанию выбранной группой считается корневая. Можно добавлять пароли прямо в неё.</w:t>
      </w:r>
    </w:p>
    <w:p w:rsidR="00FE6402" w:rsidRDefault="00FE6402" w:rsidP="009A72A0">
      <w:pPr>
        <w:pStyle w:val="a5"/>
      </w:pPr>
      <w:r>
        <w:t>При нажатии кнопки «+» откроется форма создания новой группы.</w:t>
      </w:r>
    </w:p>
    <w:p w:rsidR="00FE6402" w:rsidRDefault="00FE6402" w:rsidP="00496EDC">
      <w:pPr>
        <w:pStyle w:val="a5"/>
        <w:spacing w:before="240" w:after="240"/>
        <w:jc w:val="center"/>
      </w:pPr>
      <w:r w:rsidRPr="00FE6402">
        <w:rPr>
          <w:noProof/>
          <w:lang w:val="en-US" w:eastAsia="en-US"/>
        </w:rPr>
        <w:lastRenderedPageBreak/>
        <w:drawing>
          <wp:inline distT="0" distB="0" distL="0" distR="0" wp14:anchorId="14D94537" wp14:editId="6E4109DF">
            <wp:extent cx="4605251" cy="3324539"/>
            <wp:effectExtent l="0" t="0" r="508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411" cy="3339092"/>
                    </a:xfrm>
                    <a:prstGeom prst="rect">
                      <a:avLst/>
                    </a:prstGeom>
                  </pic:spPr>
                </pic:pic>
              </a:graphicData>
            </a:graphic>
          </wp:inline>
        </w:drawing>
      </w:r>
    </w:p>
    <w:p w:rsidR="00FE6402" w:rsidRDefault="00FE6402" w:rsidP="00496EDC">
      <w:pPr>
        <w:pStyle w:val="a5"/>
        <w:spacing w:before="240" w:after="240"/>
        <w:jc w:val="center"/>
      </w:pPr>
      <w:r>
        <w:t>Рисунок 1.1</w:t>
      </w:r>
      <w:r w:rsidR="00284F66">
        <w:t>6</w:t>
      </w:r>
      <w:r>
        <w:t xml:space="preserve"> – Создание группы</w:t>
      </w:r>
    </w:p>
    <w:p w:rsidR="00FE6402" w:rsidRDefault="00304CDF" w:rsidP="009A72A0">
      <w:pPr>
        <w:pStyle w:val="a5"/>
      </w:pPr>
      <w:r>
        <w:t>При нажатии «Отмена» создание группы отменится. Группа не будет создана. При нажатии «Ок» создастся подгруппа в выбранной заранее группе. Если группа, внутри которой необходимо создать новую, не была выбрана, то группа создастся в корне.</w:t>
      </w:r>
    </w:p>
    <w:p w:rsidR="00304CDF" w:rsidRPr="00FE6402" w:rsidRDefault="00304CDF" w:rsidP="00496EDC">
      <w:pPr>
        <w:pStyle w:val="a5"/>
        <w:spacing w:before="240" w:after="240"/>
        <w:jc w:val="center"/>
      </w:pPr>
      <w:r w:rsidRPr="00304CDF">
        <w:rPr>
          <w:noProof/>
          <w:lang w:val="en-US" w:eastAsia="en-US"/>
        </w:rPr>
        <w:lastRenderedPageBreak/>
        <w:drawing>
          <wp:inline distT="0" distB="0" distL="0" distR="0" wp14:anchorId="5024A75F" wp14:editId="2935CEFD">
            <wp:extent cx="5648036" cy="407974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3768" cy="4091104"/>
                    </a:xfrm>
                    <a:prstGeom prst="rect">
                      <a:avLst/>
                    </a:prstGeom>
                  </pic:spPr>
                </pic:pic>
              </a:graphicData>
            </a:graphic>
          </wp:inline>
        </w:drawing>
      </w:r>
    </w:p>
    <w:p w:rsidR="00304CDF" w:rsidRPr="00304CDF" w:rsidRDefault="00304CDF" w:rsidP="00496EDC">
      <w:pPr>
        <w:pStyle w:val="a5"/>
        <w:spacing w:before="240" w:after="240"/>
        <w:jc w:val="center"/>
      </w:pPr>
      <w:r>
        <w:t>Рисунок 1.1</w:t>
      </w:r>
      <w:r w:rsidR="00284F66">
        <w:t>7</w:t>
      </w:r>
      <w:r>
        <w:t xml:space="preserve"> – Созданные пользователем группы</w:t>
      </w:r>
    </w:p>
    <w:p w:rsidR="00FE6402" w:rsidRDefault="00304CDF" w:rsidP="009A72A0">
      <w:pPr>
        <w:pStyle w:val="a5"/>
      </w:pPr>
      <w:r>
        <w:t xml:space="preserve">При создании нескольких групп пользователь может переключаться между ними левым щелчком мыши. Для добавления аккаунта в группу следует выбрать необходимую группу, а затем нажать кнопку «Добавить». </w:t>
      </w:r>
    </w:p>
    <w:p w:rsidR="00B15858" w:rsidRPr="00B15858" w:rsidRDefault="00B15858" w:rsidP="009A72A0">
      <w:pPr>
        <w:pStyle w:val="a5"/>
      </w:pPr>
      <w:r>
        <w:t xml:space="preserve">При добавлении аккаунта появляется форма (рисунок 1.17), которая предлагает заполнить данные аккаунта. При нажатии кнопки «Отмена» форма закроется и создание аккаунта будет отменено. При нажатии кнопки «+» добавится дополнительное поле, которое может понадобиться для прочей информации, например, ответ на секретный вопрос, или номер телефона, привязанный к аккаунту. При задержании клика на кнопке с глазом можно посмотреть замаскированный введённый пароль. При нажатии кнопки «Ок» введённая информация сохранится и аккаунт будет создан. </w:t>
      </w:r>
    </w:p>
    <w:p w:rsidR="00304CDF" w:rsidRDefault="00B15858" w:rsidP="00496EDC">
      <w:pPr>
        <w:pStyle w:val="a5"/>
        <w:spacing w:before="240" w:after="240"/>
        <w:jc w:val="center"/>
      </w:pPr>
      <w:r w:rsidRPr="00B15858">
        <w:rPr>
          <w:noProof/>
          <w:lang w:val="en-US" w:eastAsia="en-US"/>
        </w:rPr>
        <w:lastRenderedPageBreak/>
        <w:drawing>
          <wp:inline distT="0" distB="0" distL="0" distR="0" wp14:anchorId="105293D5" wp14:editId="4AFE16A3">
            <wp:extent cx="5375564" cy="3859379"/>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0247" cy="3862741"/>
                    </a:xfrm>
                    <a:prstGeom prst="rect">
                      <a:avLst/>
                    </a:prstGeom>
                  </pic:spPr>
                </pic:pic>
              </a:graphicData>
            </a:graphic>
          </wp:inline>
        </w:drawing>
      </w:r>
    </w:p>
    <w:p w:rsidR="00304CDF" w:rsidRDefault="00304CDF" w:rsidP="00496EDC">
      <w:pPr>
        <w:pStyle w:val="a5"/>
        <w:spacing w:before="240" w:after="240"/>
        <w:jc w:val="center"/>
      </w:pPr>
      <w:r>
        <w:t>Рисунок 1.1</w:t>
      </w:r>
      <w:r w:rsidR="00284F66">
        <w:t>8</w:t>
      </w:r>
      <w:r w:rsidRPr="00304CDF">
        <w:t xml:space="preserve"> </w:t>
      </w:r>
      <w:r>
        <w:t xml:space="preserve">–Добавление нового </w:t>
      </w:r>
      <w:r w:rsidR="00656631">
        <w:t>аккаунта</w:t>
      </w:r>
    </w:p>
    <w:p w:rsidR="00B15858" w:rsidRDefault="00B15858" w:rsidP="009A72A0">
      <w:pPr>
        <w:pStyle w:val="a5"/>
      </w:pPr>
      <w:r>
        <w:t xml:space="preserve">На рисунке 1.18 показана заполненная данными база паролей. Теперь </w:t>
      </w:r>
      <w:r w:rsidR="00656631">
        <w:t xml:space="preserve">после добавления </w:t>
      </w:r>
      <w:r>
        <w:t xml:space="preserve">аккаунта </w:t>
      </w:r>
      <w:r w:rsidR="00656631">
        <w:t>по нему можно сделать двойной щелчок мыши</w:t>
      </w:r>
      <w:r>
        <w:t xml:space="preserve">. </w:t>
      </w:r>
      <w:r w:rsidR="00656631">
        <w:t>Пароль, зашифрованный в записи, расшифруется и будет помещен в</w:t>
      </w:r>
      <w:r>
        <w:t xml:space="preserve"> буфер обмена на 10 секунд.</w:t>
      </w:r>
      <w:r w:rsidR="00656631">
        <w:t xml:space="preserve"> 10 секунд является достаточным временным интервалом, чтобы вставить скопированный пароль в поле, где он необходим.</w:t>
      </w:r>
    </w:p>
    <w:p w:rsidR="00656631" w:rsidRPr="00B15858" w:rsidRDefault="00656631" w:rsidP="009A72A0">
      <w:pPr>
        <w:pStyle w:val="a5"/>
      </w:pPr>
    </w:p>
    <w:p w:rsidR="00304CDF" w:rsidRDefault="00B15858" w:rsidP="00496EDC">
      <w:pPr>
        <w:pStyle w:val="a5"/>
        <w:spacing w:before="240" w:after="240"/>
        <w:jc w:val="center"/>
      </w:pPr>
      <w:r w:rsidRPr="00B15858">
        <w:rPr>
          <w:noProof/>
          <w:lang w:val="en-US" w:eastAsia="en-US"/>
        </w:rPr>
        <w:lastRenderedPageBreak/>
        <w:drawing>
          <wp:inline distT="0" distB="0" distL="0" distR="0" wp14:anchorId="10B75744" wp14:editId="649B7C54">
            <wp:extent cx="5625131" cy="4049974"/>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9929" cy="4053428"/>
                    </a:xfrm>
                    <a:prstGeom prst="rect">
                      <a:avLst/>
                    </a:prstGeom>
                  </pic:spPr>
                </pic:pic>
              </a:graphicData>
            </a:graphic>
          </wp:inline>
        </w:drawing>
      </w:r>
    </w:p>
    <w:p w:rsidR="00B15858" w:rsidRPr="00304CDF" w:rsidRDefault="00B15858" w:rsidP="00496EDC">
      <w:pPr>
        <w:pStyle w:val="a5"/>
        <w:spacing w:before="240" w:after="240"/>
        <w:jc w:val="center"/>
      </w:pPr>
      <w:r>
        <w:t>Рисунок 1.1</w:t>
      </w:r>
      <w:r w:rsidR="00284F66">
        <w:t>9</w:t>
      </w:r>
      <w:r>
        <w:t xml:space="preserve"> –</w:t>
      </w:r>
      <w:r w:rsidR="00656631">
        <w:t>Заполненная база паролей</w:t>
      </w:r>
    </w:p>
    <w:p w:rsidR="00B15858" w:rsidRDefault="00656631" w:rsidP="009A72A0">
      <w:pPr>
        <w:pStyle w:val="a5"/>
      </w:pPr>
      <w:r>
        <w:t>При нажатии правой кнопкой мыши по аккаунту откроется вся информация об аккаунте, за исключением пароля. Вместо пароля будет надпись: «Измените это поле, чтобы поменять пароль». В этой форме можно спокойно менять все данные, и при нажатии кнопки «Ок» все измененные данные сохранятся. Если сохранять изменения нет необходимости, можно нажать кнопку «Отмена».</w:t>
      </w:r>
    </w:p>
    <w:p w:rsidR="00656631" w:rsidRDefault="00656631" w:rsidP="00496EDC">
      <w:pPr>
        <w:pStyle w:val="a5"/>
        <w:spacing w:before="240" w:after="240"/>
        <w:jc w:val="center"/>
      </w:pPr>
      <w:r w:rsidRPr="00656631">
        <w:rPr>
          <w:noProof/>
          <w:lang w:val="en-US" w:eastAsia="en-US"/>
        </w:rPr>
        <w:lastRenderedPageBreak/>
        <w:drawing>
          <wp:inline distT="0" distB="0" distL="0" distR="0" wp14:anchorId="3BFD9E4C" wp14:editId="0BAEA626">
            <wp:extent cx="5170517" cy="3743653"/>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7956" cy="3749039"/>
                    </a:xfrm>
                    <a:prstGeom prst="rect">
                      <a:avLst/>
                    </a:prstGeom>
                  </pic:spPr>
                </pic:pic>
              </a:graphicData>
            </a:graphic>
          </wp:inline>
        </w:drawing>
      </w:r>
    </w:p>
    <w:p w:rsidR="00656631" w:rsidRPr="00304CDF" w:rsidRDefault="00284F66" w:rsidP="00496EDC">
      <w:pPr>
        <w:pStyle w:val="a5"/>
        <w:spacing w:before="240" w:after="240"/>
        <w:jc w:val="center"/>
      </w:pPr>
      <w:r>
        <w:t>Рисунок 1.20</w:t>
      </w:r>
      <w:r w:rsidR="00656631">
        <w:t xml:space="preserve"> –Заполненная база паролей</w:t>
      </w:r>
    </w:p>
    <w:p w:rsidR="00304CDF" w:rsidRDefault="00656631" w:rsidP="009A72A0">
      <w:pPr>
        <w:pStyle w:val="a5"/>
      </w:pPr>
      <w:r>
        <w:t xml:space="preserve">При выходе из приложения будет предложено сохранить изменения базы паролей. Можно отменить все изменения, </w:t>
      </w:r>
      <w:r w:rsidR="008A7A66">
        <w:t>и,</w:t>
      </w:r>
      <w:r>
        <w:t xml:space="preserve"> если пользователь не сохранил новую созданную базу паролей, файла с сохраненной базой паролей не будет. Если пользователь открыл уже имеющуюся базу паролей для изменения, и закрыл без сохранения изменений, то </w:t>
      </w:r>
      <w:r w:rsidR="008A7A66">
        <w:t>в файле будет сохранена версия базы паролей, которая была до открытия её в приложении.</w:t>
      </w:r>
    </w:p>
    <w:p w:rsidR="008A7A66" w:rsidRDefault="008A7A66" w:rsidP="009A72A0">
      <w:pPr>
        <w:pStyle w:val="a5"/>
      </w:pPr>
      <w:r>
        <w:t>При повторном запуске приложения, ваша база паролей уже будет введена в файл для открытия, так как при сохранении базы паролей также меняется файл конфигурации, в котором запоминается последняя открытая база паролей.</w:t>
      </w:r>
    </w:p>
    <w:p w:rsidR="008A7A66" w:rsidRDefault="008A7A66" w:rsidP="009A72A0">
      <w:pPr>
        <w:pStyle w:val="a5"/>
      </w:pPr>
      <w:r>
        <w:t>В форме входа также можно создать новую базу, или выбрать файл уже существующей базы паролей, нажав кнопку «…» (Рисунок 1.20).</w:t>
      </w:r>
    </w:p>
    <w:p w:rsidR="008A7A66" w:rsidRDefault="008A7A66" w:rsidP="00496EDC">
      <w:pPr>
        <w:pStyle w:val="a5"/>
        <w:spacing w:before="240" w:after="240"/>
        <w:jc w:val="center"/>
      </w:pPr>
      <w:r w:rsidRPr="008A7A66">
        <w:rPr>
          <w:noProof/>
          <w:lang w:val="en-US" w:eastAsia="en-US"/>
        </w:rPr>
        <w:lastRenderedPageBreak/>
        <w:drawing>
          <wp:inline distT="0" distB="0" distL="0" distR="0" wp14:anchorId="4628BFCB" wp14:editId="2452AD3C">
            <wp:extent cx="5237018" cy="3007928"/>
            <wp:effectExtent l="0" t="0" r="190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1930" cy="3010750"/>
                    </a:xfrm>
                    <a:prstGeom prst="rect">
                      <a:avLst/>
                    </a:prstGeom>
                  </pic:spPr>
                </pic:pic>
              </a:graphicData>
            </a:graphic>
          </wp:inline>
        </w:drawing>
      </w:r>
    </w:p>
    <w:p w:rsidR="008A7A66" w:rsidRPr="00304CDF" w:rsidRDefault="008A7A66" w:rsidP="00496EDC">
      <w:pPr>
        <w:pStyle w:val="a5"/>
        <w:spacing w:before="240" w:after="240"/>
        <w:jc w:val="center"/>
      </w:pPr>
      <w:r>
        <w:t>Рисунок 1.2</w:t>
      </w:r>
      <w:r w:rsidR="00284F66">
        <w:t>1</w:t>
      </w:r>
      <w:r>
        <w:t xml:space="preserve"> –Выбор файла базы паролей при входе</w:t>
      </w:r>
    </w:p>
    <w:p w:rsidR="008A7A66" w:rsidRDefault="008A7A66" w:rsidP="009A72A0">
      <w:pPr>
        <w:pStyle w:val="a5"/>
      </w:pPr>
      <w:r>
        <w:t>При выборе определенного файла в форме входа будет указан путь до файла с его именем, чтобы пользователь полностью мог удостовериться, что он открывает нужный ему файл. При вводе мастер-ключа можно нажать «</w:t>
      </w:r>
      <w:r>
        <w:rPr>
          <w:lang w:val="en-US"/>
        </w:rPr>
        <w:t>Enter</w:t>
      </w:r>
      <w:r>
        <w:t>»</w:t>
      </w:r>
      <w:r w:rsidRPr="008A7A66">
        <w:t xml:space="preserve"> </w:t>
      </w:r>
      <w:r>
        <w:t>и произведется попытка открытия базы паролей. Если мастер-ключ неверен, форма входа закроется и появится предложение о создании новой базы паролей (рисунок 1.21).</w:t>
      </w:r>
    </w:p>
    <w:p w:rsidR="008A7A66" w:rsidRDefault="008A7A66" w:rsidP="00496EDC">
      <w:pPr>
        <w:pStyle w:val="a5"/>
        <w:spacing w:before="240" w:after="240"/>
        <w:jc w:val="center"/>
      </w:pPr>
      <w:r w:rsidRPr="008A7A66">
        <w:rPr>
          <w:noProof/>
          <w:lang w:val="en-US" w:eastAsia="en-US"/>
        </w:rPr>
        <w:drawing>
          <wp:inline distT="0" distB="0" distL="0" distR="0" wp14:anchorId="12CC8C26" wp14:editId="4C294DDE">
            <wp:extent cx="3324689" cy="1848108"/>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4689" cy="1848108"/>
                    </a:xfrm>
                    <a:prstGeom prst="rect">
                      <a:avLst/>
                    </a:prstGeom>
                  </pic:spPr>
                </pic:pic>
              </a:graphicData>
            </a:graphic>
          </wp:inline>
        </w:drawing>
      </w:r>
    </w:p>
    <w:p w:rsidR="008A7A66" w:rsidRPr="008A7A66" w:rsidRDefault="008A7A66" w:rsidP="00496EDC">
      <w:pPr>
        <w:pStyle w:val="a5"/>
        <w:spacing w:before="240" w:after="240"/>
        <w:jc w:val="center"/>
      </w:pPr>
      <w:r>
        <w:t>Рисунок 1.2</w:t>
      </w:r>
      <w:r w:rsidR="00284F66">
        <w:t>2</w:t>
      </w:r>
      <w:r>
        <w:t xml:space="preserve"> – Неверный мастер-ключ</w:t>
      </w:r>
    </w:p>
    <w:p w:rsidR="00D308C5" w:rsidRDefault="00D308C5" w:rsidP="009A72A0">
      <w:pPr>
        <w:pStyle w:val="a5"/>
      </w:pPr>
      <w:r>
        <w:t>При нажатии «Ок» откроется форма создания новой базы паролей. При нажатии «</w:t>
      </w:r>
      <w:r>
        <w:rPr>
          <w:lang w:val="en-US"/>
        </w:rPr>
        <w:t>Cancel</w:t>
      </w:r>
      <w:r>
        <w:t>» приложение закроется.</w:t>
      </w:r>
    </w:p>
    <w:p w:rsidR="00D12A6E" w:rsidRDefault="00D12A6E" w:rsidP="007A7BEB">
      <w:pPr>
        <w:pStyle w:val="11"/>
      </w:pPr>
      <w:bookmarkStart w:id="39" w:name="_Toc136287521"/>
      <w:r>
        <w:lastRenderedPageBreak/>
        <w:t>2 Охрана труда</w:t>
      </w:r>
      <w:bookmarkEnd w:id="39"/>
    </w:p>
    <w:p w:rsidR="00D12A6E" w:rsidRDefault="00D12A6E" w:rsidP="00D308C5">
      <w:pPr>
        <w:pStyle w:val="110"/>
        <w:ind w:left="1418" w:hanging="709"/>
      </w:pPr>
      <w:bookmarkStart w:id="40" w:name="_Toc136287522"/>
      <w:r>
        <w:t>2.1 Анализ негативных факторов, воздей</w:t>
      </w:r>
      <w:r w:rsidR="00D308C5">
        <w:t>ствующих на оператора ПЭВМ и с</w:t>
      </w:r>
      <w:r>
        <w:t>пособы их устранения</w:t>
      </w:r>
      <w:bookmarkEnd w:id="40"/>
    </w:p>
    <w:p w:rsidR="00D308C5" w:rsidRPr="00D308C5" w:rsidRDefault="00D308C5" w:rsidP="009A72A0">
      <w:pPr>
        <w:pStyle w:val="a5"/>
      </w:pPr>
      <w:r w:rsidRPr="00D308C5">
        <w:t>Работа с вычислительной техникой происходит в условиях ограниченной подвижности и длительного статического мышечного напряжения, что может приводить к негативным последствиям, таким как снижение работоспособности, переутомление, психологическое раздражение, физические недомогания и общая усталость. Для снижения негативного воздействия на человека, важно придерживаться определенных правил использования компьютера.</w:t>
      </w:r>
    </w:p>
    <w:p w:rsidR="00D308C5" w:rsidRPr="00D308C5" w:rsidRDefault="00D308C5" w:rsidP="00D308C5">
      <w:pPr>
        <w:spacing w:after="0" w:line="360" w:lineRule="auto"/>
        <w:ind w:firstLine="709"/>
        <w:jc w:val="both"/>
        <w:rPr>
          <w:rFonts w:ascii="Segoe UI" w:hAnsi="Segoe UI" w:cs="Segoe UI"/>
          <w:color w:val="D1D5DB"/>
          <w:shd w:val="clear" w:color="auto" w:fill="444654"/>
        </w:rPr>
      </w:pPr>
      <w:r w:rsidRPr="00724570">
        <w:rPr>
          <w:rFonts w:cs="Times New Roman"/>
          <w:szCs w:val="28"/>
        </w:rPr>
        <w:t>Основными, из которых являются</w:t>
      </w:r>
      <w:r w:rsidRPr="00893544">
        <w:rPr>
          <w:rFonts w:cs="Times New Roman"/>
          <w:szCs w:val="28"/>
        </w:rPr>
        <w:t>:</w:t>
      </w:r>
    </w:p>
    <w:p w:rsidR="00D308C5" w:rsidRPr="00D308C5" w:rsidRDefault="00D308C5" w:rsidP="009A72A0">
      <w:pPr>
        <w:pStyle w:val="a5"/>
      </w:pPr>
      <w:r>
        <w:t xml:space="preserve">– </w:t>
      </w:r>
      <w:r w:rsidRPr="00724570">
        <w:t>реж</w:t>
      </w:r>
      <w:r>
        <w:t>им труда и отдыха</w:t>
      </w:r>
      <w:r w:rsidRPr="00D308C5">
        <w:t>;</w:t>
      </w:r>
    </w:p>
    <w:p w:rsidR="00D308C5" w:rsidRPr="00D308C5" w:rsidRDefault="00D308C5" w:rsidP="009A72A0">
      <w:pPr>
        <w:pStyle w:val="a5"/>
      </w:pPr>
      <w:r>
        <w:t>– правильная организация рабочего места</w:t>
      </w:r>
      <w:r w:rsidRPr="00D308C5">
        <w:t>;</w:t>
      </w:r>
    </w:p>
    <w:p w:rsidR="00D308C5" w:rsidRPr="00724570" w:rsidRDefault="00D308C5" w:rsidP="00D308C5">
      <w:pPr>
        <w:spacing w:after="0" w:line="360" w:lineRule="auto"/>
        <w:ind w:firstLine="709"/>
        <w:jc w:val="both"/>
        <w:rPr>
          <w:rFonts w:cs="Times New Roman"/>
          <w:szCs w:val="28"/>
        </w:rPr>
      </w:pPr>
      <w:r>
        <w:rPr>
          <w:rFonts w:cs="Times New Roman"/>
          <w:shd w:val="clear" w:color="auto" w:fill="FFFFFF"/>
        </w:rPr>
        <w:t xml:space="preserve">– </w:t>
      </w:r>
      <w:r w:rsidR="000B136D">
        <w:rPr>
          <w:rFonts w:cs="Times New Roman"/>
          <w:szCs w:val="28"/>
        </w:rPr>
        <w:t>правила</w:t>
      </w:r>
      <w:r w:rsidRPr="00724570">
        <w:rPr>
          <w:rFonts w:cs="Times New Roman"/>
          <w:szCs w:val="28"/>
        </w:rPr>
        <w:t xml:space="preserve"> электробезопасности;</w:t>
      </w:r>
    </w:p>
    <w:p w:rsidR="00D308C5" w:rsidRPr="002F5372" w:rsidRDefault="00D308C5" w:rsidP="00D308C5">
      <w:pPr>
        <w:spacing w:after="0" w:line="360" w:lineRule="auto"/>
        <w:ind w:firstLine="709"/>
        <w:jc w:val="both"/>
        <w:rPr>
          <w:rFonts w:cs="Times New Roman"/>
          <w:szCs w:val="28"/>
        </w:rPr>
      </w:pPr>
      <w:r>
        <w:rPr>
          <w:rFonts w:cs="Times New Roman"/>
          <w:shd w:val="clear" w:color="auto" w:fill="FFFFFF"/>
        </w:rPr>
        <w:t xml:space="preserve">– </w:t>
      </w:r>
      <w:r w:rsidR="000B136D">
        <w:rPr>
          <w:rFonts w:cs="Times New Roman"/>
          <w:szCs w:val="28"/>
        </w:rPr>
        <w:t>правила</w:t>
      </w:r>
      <w:r>
        <w:rPr>
          <w:rFonts w:cs="Times New Roman"/>
          <w:szCs w:val="28"/>
        </w:rPr>
        <w:t xml:space="preserve"> пожарной безопасности</w:t>
      </w:r>
      <w:r w:rsidRPr="002F5372">
        <w:rPr>
          <w:rFonts w:cs="Times New Roman"/>
          <w:szCs w:val="28"/>
        </w:rPr>
        <w:t>:</w:t>
      </w:r>
    </w:p>
    <w:p w:rsidR="00D12A6E" w:rsidRDefault="00D12A6E" w:rsidP="00D308C5">
      <w:pPr>
        <w:pStyle w:val="1110"/>
      </w:pPr>
      <w:bookmarkStart w:id="41" w:name="_Toc136287523"/>
      <w:r>
        <w:t>2.1.1 Оборудование рабочего места</w:t>
      </w:r>
      <w:bookmarkEnd w:id="41"/>
    </w:p>
    <w:p w:rsidR="00D308C5" w:rsidRPr="00885259" w:rsidRDefault="00D308C5" w:rsidP="00D308C5">
      <w:pPr>
        <w:spacing w:after="0" w:line="360" w:lineRule="auto"/>
        <w:ind w:firstLine="709"/>
        <w:jc w:val="both"/>
        <w:rPr>
          <w:rFonts w:cs="Times New Roman"/>
          <w:szCs w:val="28"/>
        </w:rPr>
      </w:pPr>
      <w:r>
        <w:rPr>
          <w:rFonts w:eastAsia="Times New Roman" w:cs="Times New Roman"/>
          <w:bCs/>
          <w:iCs/>
          <w:szCs w:val="28"/>
          <w:lang w:eastAsia="ru-RU"/>
        </w:rPr>
        <w:t xml:space="preserve">Ниже представлены </w:t>
      </w:r>
      <w:r>
        <w:rPr>
          <w:rFonts w:cs="Times New Roman"/>
          <w:szCs w:val="28"/>
        </w:rPr>
        <w:t>основные требования,</w:t>
      </w:r>
      <w:r w:rsidRPr="00724570">
        <w:rPr>
          <w:rFonts w:cs="Times New Roman"/>
          <w:szCs w:val="28"/>
        </w:rPr>
        <w:t xml:space="preserve"> которым дол</w:t>
      </w:r>
      <w:r>
        <w:rPr>
          <w:rFonts w:cs="Times New Roman"/>
          <w:szCs w:val="28"/>
        </w:rPr>
        <w:t>жно удовлетворять рабочее место:</w:t>
      </w:r>
    </w:p>
    <w:p w:rsidR="00D308C5" w:rsidRPr="00885259" w:rsidRDefault="00D308C5" w:rsidP="00D308C5">
      <w:pPr>
        <w:spacing w:after="0" w:line="360" w:lineRule="auto"/>
        <w:ind w:firstLine="709"/>
        <w:jc w:val="both"/>
        <w:rPr>
          <w:rFonts w:cs="Times New Roman"/>
          <w:szCs w:val="28"/>
        </w:rPr>
      </w:pPr>
      <w:r>
        <w:rPr>
          <w:rFonts w:cs="Times New Roman"/>
          <w:shd w:val="clear" w:color="auto" w:fill="FFFFFF"/>
        </w:rPr>
        <w:t xml:space="preserve">– </w:t>
      </w:r>
      <w:r w:rsidR="000B136D">
        <w:rPr>
          <w:rFonts w:cs="Times New Roman"/>
          <w:shd w:val="clear" w:color="auto" w:fill="FFFFFF"/>
        </w:rPr>
        <w:t xml:space="preserve"> </w:t>
      </w:r>
      <w:r w:rsidRPr="00724570">
        <w:rPr>
          <w:rFonts w:cs="Times New Roman"/>
          <w:szCs w:val="28"/>
        </w:rPr>
        <w:t>расстояние от глаз до экрана должн</w:t>
      </w:r>
      <w:r>
        <w:rPr>
          <w:rFonts w:cs="Times New Roman"/>
          <w:szCs w:val="28"/>
        </w:rPr>
        <w:t>о быть в пределах 600 - 700 мм</w:t>
      </w:r>
      <w:r w:rsidRPr="00885259">
        <w:rPr>
          <w:rFonts w:cs="Times New Roman"/>
          <w:szCs w:val="28"/>
        </w:rPr>
        <w:t>;</w:t>
      </w:r>
    </w:p>
    <w:p w:rsidR="000B136D" w:rsidRDefault="00D308C5" w:rsidP="00D308C5">
      <w:pPr>
        <w:spacing w:after="0" w:line="360" w:lineRule="auto"/>
        <w:ind w:firstLine="709"/>
        <w:jc w:val="both"/>
        <w:rPr>
          <w:rFonts w:cs="Times New Roman"/>
          <w:szCs w:val="28"/>
        </w:rPr>
      </w:pPr>
      <w:r>
        <w:rPr>
          <w:rFonts w:cs="Times New Roman"/>
          <w:shd w:val="clear" w:color="auto" w:fill="FFFFFF"/>
        </w:rPr>
        <w:t>–</w:t>
      </w:r>
      <w:r w:rsidR="000B136D">
        <w:rPr>
          <w:rFonts w:cs="Times New Roman"/>
          <w:shd w:val="clear" w:color="auto" w:fill="FFFFFF"/>
        </w:rPr>
        <w:t xml:space="preserve"> </w:t>
      </w:r>
      <w:r w:rsidRPr="00724570">
        <w:rPr>
          <w:rFonts w:cs="Times New Roman"/>
          <w:szCs w:val="28"/>
        </w:rPr>
        <w:t xml:space="preserve">монитор должен </w:t>
      </w:r>
      <w:r>
        <w:rPr>
          <w:rFonts w:cs="Times New Roman"/>
          <w:szCs w:val="28"/>
        </w:rPr>
        <w:t>располагаться ниже уровня глаз.</w:t>
      </w:r>
    </w:p>
    <w:p w:rsidR="00D308C5" w:rsidRPr="00724570" w:rsidRDefault="00D308C5" w:rsidP="00D308C5">
      <w:pPr>
        <w:spacing w:after="0" w:line="360" w:lineRule="auto"/>
        <w:ind w:firstLine="709"/>
        <w:jc w:val="both"/>
        <w:rPr>
          <w:rFonts w:cs="Times New Roman"/>
          <w:szCs w:val="28"/>
        </w:rPr>
      </w:pPr>
      <w:r>
        <w:rPr>
          <w:rFonts w:cs="Times New Roman"/>
          <w:szCs w:val="28"/>
        </w:rPr>
        <w:t xml:space="preserve"> У</w:t>
      </w:r>
      <w:r w:rsidRPr="00724570">
        <w:rPr>
          <w:rFonts w:cs="Times New Roman"/>
          <w:szCs w:val="28"/>
        </w:rPr>
        <w:t>гол между направлением при взгляде прямо и на</w:t>
      </w:r>
      <w:r>
        <w:rPr>
          <w:rFonts w:cs="Times New Roman"/>
          <w:szCs w:val="28"/>
        </w:rPr>
        <w:t xml:space="preserve">правлением на центр экрана </w:t>
      </w:r>
      <w:proofErr w:type="gramStart"/>
      <w:r>
        <w:rPr>
          <w:rFonts w:cs="Times New Roman"/>
          <w:szCs w:val="28"/>
        </w:rPr>
        <w:t>должен</w:t>
      </w:r>
      <w:r w:rsidRPr="00724570">
        <w:rPr>
          <w:rFonts w:cs="Times New Roman"/>
          <w:szCs w:val="28"/>
        </w:rPr>
        <w:t xml:space="preserve">  составлять</w:t>
      </w:r>
      <w:proofErr w:type="gramEnd"/>
      <w:r w:rsidRPr="00724570">
        <w:rPr>
          <w:rFonts w:cs="Times New Roman"/>
          <w:szCs w:val="28"/>
        </w:rPr>
        <w:t xml:space="preserve"> 10-15 градусов;</w:t>
      </w:r>
    </w:p>
    <w:p w:rsidR="00D308C5" w:rsidRPr="00724570" w:rsidRDefault="00D308C5" w:rsidP="00D308C5">
      <w:pPr>
        <w:spacing w:after="0" w:line="360" w:lineRule="auto"/>
        <w:ind w:firstLine="709"/>
        <w:jc w:val="both"/>
        <w:rPr>
          <w:rFonts w:cs="Times New Roman"/>
          <w:szCs w:val="28"/>
        </w:rPr>
      </w:pPr>
      <w:r>
        <w:rPr>
          <w:rFonts w:cs="Times New Roman"/>
          <w:shd w:val="clear" w:color="auto" w:fill="FFFFFF"/>
        </w:rPr>
        <w:t>–</w:t>
      </w:r>
      <w:r w:rsidRPr="00724570">
        <w:rPr>
          <w:rFonts w:cs="Times New Roman"/>
          <w:szCs w:val="28"/>
          <w:shd w:val="clear" w:color="auto" w:fill="FFFFFF"/>
        </w:rPr>
        <w:t xml:space="preserve"> </w:t>
      </w:r>
      <w:r w:rsidRPr="00724570">
        <w:rPr>
          <w:rFonts w:cs="Times New Roman"/>
          <w:szCs w:val="28"/>
        </w:rPr>
        <w:t>рабочий стол должен регулироваться по высоте в пределах 680 - 800 мм, при отсутствии такой возможности его высота должна составлять 725мм;</w:t>
      </w:r>
    </w:p>
    <w:p w:rsidR="00D308C5" w:rsidRPr="00724570" w:rsidRDefault="00D308C5" w:rsidP="00D308C5">
      <w:pPr>
        <w:spacing w:after="0" w:line="360" w:lineRule="auto"/>
        <w:ind w:firstLine="709"/>
        <w:jc w:val="both"/>
        <w:rPr>
          <w:rFonts w:cs="Times New Roman"/>
          <w:szCs w:val="28"/>
        </w:rPr>
      </w:pPr>
      <w:r>
        <w:rPr>
          <w:rFonts w:cs="Times New Roman"/>
          <w:shd w:val="clear" w:color="auto" w:fill="FFFFFF"/>
        </w:rPr>
        <w:t>–</w:t>
      </w:r>
      <w:r w:rsidRPr="00724570">
        <w:rPr>
          <w:rFonts w:cs="Times New Roman"/>
          <w:szCs w:val="28"/>
          <w:shd w:val="clear" w:color="auto" w:fill="FFFFFF"/>
        </w:rPr>
        <w:t xml:space="preserve"> </w:t>
      </w:r>
      <w:r w:rsidRPr="00724570">
        <w:rPr>
          <w:rFonts w:cs="Times New Roman"/>
          <w:szCs w:val="28"/>
        </w:rPr>
        <w:t>клавиатуру следует располагать на поверхности стола на расстоянии 100-300 мм от края, обращенного к пользователю, или на специальной регулируемой по высоте рабочей поверхности, отделенной от основной столешницы;</w:t>
      </w:r>
    </w:p>
    <w:p w:rsidR="00D308C5" w:rsidRPr="002F5372" w:rsidRDefault="00D308C5" w:rsidP="00D308C5">
      <w:pPr>
        <w:spacing w:after="0" w:line="360" w:lineRule="auto"/>
        <w:ind w:firstLine="709"/>
        <w:jc w:val="both"/>
        <w:rPr>
          <w:rFonts w:cs="Times New Roman"/>
          <w:szCs w:val="28"/>
        </w:rPr>
      </w:pPr>
      <w:r>
        <w:rPr>
          <w:rFonts w:cs="Times New Roman"/>
          <w:shd w:val="clear" w:color="auto" w:fill="FFFFFF"/>
        </w:rPr>
        <w:lastRenderedPageBreak/>
        <w:t xml:space="preserve">– </w:t>
      </w:r>
      <w:r w:rsidRPr="00724570">
        <w:rPr>
          <w:rFonts w:cs="Times New Roman"/>
          <w:szCs w:val="28"/>
        </w:rPr>
        <w:t xml:space="preserve">рабочий стол должен иметь пространство для ног высотой не менее 600 мм, глубиной на уровне колен – не менее 450 мм и на уровне </w:t>
      </w:r>
      <w:r>
        <w:rPr>
          <w:rFonts w:cs="Times New Roman"/>
          <w:szCs w:val="28"/>
        </w:rPr>
        <w:t>вытянутых ног – не менее 650 мм.</w:t>
      </w:r>
    </w:p>
    <w:p w:rsidR="00D308C5" w:rsidRDefault="00D308C5" w:rsidP="00D308C5">
      <w:pPr>
        <w:spacing w:after="0" w:line="360" w:lineRule="auto"/>
        <w:ind w:firstLine="709"/>
        <w:jc w:val="both"/>
        <w:rPr>
          <w:rFonts w:cs="Times New Roman"/>
          <w:szCs w:val="28"/>
        </w:rPr>
      </w:pPr>
      <w:r w:rsidRPr="00724570">
        <w:rPr>
          <w:rFonts w:cs="Times New Roman"/>
          <w:szCs w:val="28"/>
        </w:rPr>
        <w:t xml:space="preserve">На рисунке </w:t>
      </w:r>
      <w:r>
        <w:rPr>
          <w:rFonts w:cs="Times New Roman"/>
          <w:szCs w:val="28"/>
        </w:rPr>
        <w:t>2</w:t>
      </w:r>
      <w:r w:rsidRPr="008303E3">
        <w:rPr>
          <w:rFonts w:cs="Times New Roman"/>
          <w:szCs w:val="28"/>
        </w:rPr>
        <w:t>.</w:t>
      </w:r>
      <w:r>
        <w:rPr>
          <w:rFonts w:cs="Times New Roman"/>
          <w:szCs w:val="28"/>
        </w:rPr>
        <w:t>1</w:t>
      </w:r>
      <w:r w:rsidRPr="008303E3">
        <w:rPr>
          <w:rFonts w:cs="Times New Roman"/>
          <w:szCs w:val="28"/>
        </w:rPr>
        <w:t xml:space="preserve"> </w:t>
      </w:r>
      <w:r w:rsidRPr="00724570">
        <w:rPr>
          <w:rFonts w:cs="Times New Roman"/>
          <w:szCs w:val="28"/>
        </w:rPr>
        <w:t>изображ</w:t>
      </w:r>
      <w:r>
        <w:rPr>
          <w:rFonts w:cs="Times New Roman"/>
          <w:szCs w:val="28"/>
        </w:rPr>
        <w:t>ена организация рабочего места, которая</w:t>
      </w:r>
      <w:r w:rsidRPr="00724570">
        <w:rPr>
          <w:rFonts w:cs="Times New Roman"/>
          <w:szCs w:val="28"/>
        </w:rPr>
        <w:t xml:space="preserve"> отвечает</w:t>
      </w:r>
      <w:r>
        <w:rPr>
          <w:rFonts w:cs="Times New Roman"/>
          <w:szCs w:val="28"/>
        </w:rPr>
        <w:t xml:space="preserve"> указанным требованиям.</w:t>
      </w:r>
    </w:p>
    <w:p w:rsidR="00D308C5" w:rsidRDefault="00D308C5" w:rsidP="00D308C5">
      <w:pPr>
        <w:spacing w:before="200" w:line="360" w:lineRule="auto"/>
        <w:ind w:firstLine="709"/>
        <w:jc w:val="center"/>
        <w:rPr>
          <w:rFonts w:cs="Times New Roman"/>
          <w:szCs w:val="28"/>
        </w:rPr>
      </w:pPr>
      <w:r w:rsidRPr="00724570">
        <w:rPr>
          <w:rFonts w:cs="Times New Roman"/>
          <w:noProof/>
          <w:szCs w:val="28"/>
          <w:lang w:val="en-US"/>
        </w:rPr>
        <w:drawing>
          <wp:inline distT="0" distB="0" distL="0" distR="0" wp14:anchorId="679D2319" wp14:editId="1258740A">
            <wp:extent cx="4245530" cy="4330441"/>
            <wp:effectExtent l="0" t="0" r="3175" b="0"/>
            <wp:docPr id="113" name="Рисунок 113" descr="https://perviydoc.ru/docs/33/32344/conv_1/file1_html_3336e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erviydoc.ru/docs/33/32344/conv_1/file1_html_3336e80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7693" cy="4332648"/>
                    </a:xfrm>
                    <a:prstGeom prst="rect">
                      <a:avLst/>
                    </a:prstGeom>
                    <a:noFill/>
                    <a:ln>
                      <a:noFill/>
                    </a:ln>
                  </pic:spPr>
                </pic:pic>
              </a:graphicData>
            </a:graphic>
          </wp:inline>
        </w:drawing>
      </w:r>
    </w:p>
    <w:p w:rsidR="00D308C5" w:rsidRPr="007B640B" w:rsidRDefault="00D308C5" w:rsidP="00D308C5">
      <w:pPr>
        <w:spacing w:after="0" w:line="480" w:lineRule="auto"/>
        <w:ind w:firstLine="709"/>
        <w:jc w:val="center"/>
        <w:rPr>
          <w:szCs w:val="28"/>
        </w:rPr>
      </w:pPr>
      <w:r>
        <w:rPr>
          <w:szCs w:val="28"/>
        </w:rPr>
        <w:t xml:space="preserve">Рисунок 2.1 </w:t>
      </w:r>
      <w:r w:rsidRPr="00A548D7">
        <w:rPr>
          <w:szCs w:val="28"/>
        </w:rPr>
        <w:t xml:space="preserve">– </w:t>
      </w:r>
      <w:r>
        <w:rPr>
          <w:rFonts w:cs="Times New Roman"/>
          <w:szCs w:val="28"/>
        </w:rPr>
        <w:t>Организация рабочего места</w:t>
      </w:r>
    </w:p>
    <w:p w:rsidR="00D308C5" w:rsidRPr="00724570" w:rsidRDefault="00D308C5" w:rsidP="00D308C5">
      <w:pPr>
        <w:spacing w:after="0" w:line="360" w:lineRule="auto"/>
        <w:ind w:firstLine="709"/>
        <w:jc w:val="both"/>
        <w:rPr>
          <w:rFonts w:cs="Times New Roman"/>
          <w:szCs w:val="28"/>
        </w:rPr>
      </w:pPr>
      <w:r w:rsidRPr="00724570">
        <w:rPr>
          <w:rFonts w:cs="Times New Roman"/>
          <w:szCs w:val="28"/>
        </w:rPr>
        <w:t>Рабочее место с дисплеем должно обеспечивать оператору возможность удобного выполнения работ в положении сидя и не создавать пер</w:t>
      </w:r>
      <w:r>
        <w:rPr>
          <w:rFonts w:cs="Times New Roman"/>
          <w:szCs w:val="28"/>
        </w:rPr>
        <w:t>егрузки костно-мышечной системы.</w:t>
      </w:r>
    </w:p>
    <w:p w:rsidR="00D308C5" w:rsidRPr="00FE2E39" w:rsidRDefault="00D308C5" w:rsidP="00D308C5">
      <w:pPr>
        <w:spacing w:after="0" w:line="360" w:lineRule="auto"/>
        <w:ind w:firstLine="709"/>
        <w:jc w:val="both"/>
        <w:rPr>
          <w:rFonts w:cs="Times New Roman"/>
          <w:szCs w:val="28"/>
        </w:rPr>
      </w:pPr>
      <w:r w:rsidRPr="00724570">
        <w:rPr>
          <w:rFonts w:cs="Times New Roman"/>
          <w:szCs w:val="28"/>
        </w:rPr>
        <w:t xml:space="preserve">При правильно организованном рабочем месте должна обеспечиваться правильная посадка пользователя ПК, изображённая на рисунке </w:t>
      </w:r>
      <w:r>
        <w:rPr>
          <w:rFonts w:cs="Times New Roman"/>
          <w:szCs w:val="28"/>
        </w:rPr>
        <w:t>2.2</w:t>
      </w:r>
    </w:p>
    <w:p w:rsidR="00D308C5" w:rsidRDefault="00D308C5" w:rsidP="00D308C5">
      <w:pPr>
        <w:spacing w:before="200" w:line="360" w:lineRule="auto"/>
        <w:ind w:firstLine="709"/>
        <w:jc w:val="center"/>
      </w:pPr>
      <w:r w:rsidRPr="00724570">
        <w:rPr>
          <w:noProof/>
          <w:lang w:val="en-US"/>
        </w:rPr>
        <w:lastRenderedPageBreak/>
        <w:drawing>
          <wp:inline distT="0" distB="0" distL="0" distR="0" wp14:anchorId="66686412" wp14:editId="4DD3E878">
            <wp:extent cx="3190281" cy="37528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BEBA8EAE-BF5A-486C-A8C5-ECC9F3942E4B}">
                          <a14:imgProps xmlns:a14="http://schemas.microsoft.com/office/drawing/2010/main">
                            <a14:imgLayer r:embed="rId32">
                              <a14:imgEffect>
                                <a14:saturation sat="0"/>
                              </a14:imgEffect>
                            </a14:imgLayer>
                          </a14:imgProps>
                        </a:ext>
                      </a:extLst>
                    </a:blip>
                    <a:srcRect b="3432"/>
                    <a:stretch/>
                  </pic:blipFill>
                  <pic:spPr bwMode="auto">
                    <a:xfrm>
                      <a:off x="0" y="0"/>
                      <a:ext cx="3196976" cy="3760726"/>
                    </a:xfrm>
                    <a:prstGeom prst="rect">
                      <a:avLst/>
                    </a:prstGeom>
                    <a:ln>
                      <a:noFill/>
                    </a:ln>
                    <a:extLst>
                      <a:ext uri="{53640926-AAD7-44D8-BBD7-CCE9431645EC}">
                        <a14:shadowObscured xmlns:a14="http://schemas.microsoft.com/office/drawing/2010/main"/>
                      </a:ext>
                    </a:extLst>
                  </pic:spPr>
                </pic:pic>
              </a:graphicData>
            </a:graphic>
          </wp:inline>
        </w:drawing>
      </w:r>
    </w:p>
    <w:p w:rsidR="00D308C5" w:rsidRPr="00FE2E39" w:rsidRDefault="00D308C5" w:rsidP="00D308C5">
      <w:pPr>
        <w:spacing w:after="0" w:line="480" w:lineRule="auto"/>
        <w:ind w:firstLine="709"/>
        <w:jc w:val="center"/>
      </w:pPr>
      <w:r>
        <w:rPr>
          <w:szCs w:val="28"/>
        </w:rPr>
        <w:t xml:space="preserve">Рисунок 2.2 </w:t>
      </w:r>
      <w:r w:rsidRPr="00A548D7">
        <w:rPr>
          <w:szCs w:val="28"/>
        </w:rPr>
        <w:t xml:space="preserve">– </w:t>
      </w:r>
      <w:r>
        <w:rPr>
          <w:rFonts w:cs="Times New Roman"/>
          <w:szCs w:val="28"/>
        </w:rPr>
        <w:t>Правильная посадка за ПК</w:t>
      </w:r>
    </w:p>
    <w:p w:rsidR="00D308C5" w:rsidRPr="00724570" w:rsidRDefault="00D308C5" w:rsidP="00D308C5">
      <w:pPr>
        <w:spacing w:after="0" w:line="360" w:lineRule="auto"/>
        <w:ind w:firstLine="709"/>
        <w:jc w:val="both"/>
        <w:rPr>
          <w:rFonts w:cs="Times New Roman"/>
          <w:szCs w:val="28"/>
          <w:shd w:val="clear" w:color="auto" w:fill="FFFFFF"/>
        </w:rPr>
      </w:pPr>
      <w:r w:rsidRPr="00724570">
        <w:rPr>
          <w:rFonts w:cs="Times New Roman"/>
          <w:szCs w:val="28"/>
          <w:shd w:val="clear" w:color="auto" w:fill="FFFFFF"/>
        </w:rPr>
        <w:t>Посадка должна обеспечивать выполнение следующих условий:</w:t>
      </w:r>
    </w:p>
    <w:p w:rsidR="00D308C5" w:rsidRPr="00724570" w:rsidRDefault="00D308C5" w:rsidP="00D308C5">
      <w:pPr>
        <w:spacing w:after="0" w:line="360" w:lineRule="auto"/>
        <w:ind w:firstLine="709"/>
        <w:jc w:val="both"/>
        <w:rPr>
          <w:rFonts w:cs="Times New Roman"/>
          <w:szCs w:val="28"/>
          <w:shd w:val="clear" w:color="auto" w:fill="FFFFFF"/>
        </w:rPr>
      </w:pPr>
      <w:r>
        <w:rPr>
          <w:rFonts w:cs="Times New Roman"/>
          <w:shd w:val="clear" w:color="auto" w:fill="FFFFFF"/>
        </w:rPr>
        <w:t xml:space="preserve">– </w:t>
      </w:r>
      <w:r w:rsidRPr="00724570">
        <w:rPr>
          <w:rFonts w:cs="Times New Roman"/>
          <w:szCs w:val="28"/>
          <w:shd w:val="clear" w:color="auto" w:fill="FFFFFF"/>
        </w:rPr>
        <w:t>запястья должны находит</w:t>
      </w:r>
      <w:r>
        <w:rPr>
          <w:rFonts w:cs="Times New Roman"/>
          <w:szCs w:val="28"/>
          <w:shd w:val="clear" w:color="auto" w:fill="FFFFFF"/>
        </w:rPr>
        <w:t>ь</w:t>
      </w:r>
      <w:r w:rsidRPr="00724570">
        <w:rPr>
          <w:rFonts w:cs="Times New Roman"/>
          <w:szCs w:val="28"/>
          <w:shd w:val="clear" w:color="auto" w:fill="FFFFFF"/>
        </w:rPr>
        <w:t>ся в прямом положении;</w:t>
      </w:r>
    </w:p>
    <w:p w:rsidR="00D308C5" w:rsidRPr="00724570" w:rsidRDefault="00D308C5" w:rsidP="00D308C5">
      <w:pPr>
        <w:spacing w:after="0" w:line="360" w:lineRule="auto"/>
        <w:ind w:firstLine="709"/>
        <w:jc w:val="both"/>
        <w:rPr>
          <w:rFonts w:cs="Times New Roman"/>
          <w:szCs w:val="28"/>
          <w:shd w:val="clear" w:color="auto" w:fill="FFFFFF"/>
        </w:rPr>
      </w:pPr>
      <w:r>
        <w:rPr>
          <w:rFonts w:cs="Times New Roman"/>
          <w:shd w:val="clear" w:color="auto" w:fill="FFFFFF"/>
        </w:rPr>
        <w:t xml:space="preserve">– </w:t>
      </w:r>
      <w:r w:rsidRPr="00724570">
        <w:rPr>
          <w:rFonts w:cs="Times New Roman"/>
          <w:szCs w:val="28"/>
          <w:shd w:val="clear" w:color="auto" w:fill="FFFFFF"/>
        </w:rPr>
        <w:t>плечи находятся в расслабленном состоянии;</w:t>
      </w:r>
    </w:p>
    <w:p w:rsidR="00D308C5" w:rsidRPr="00D22E58" w:rsidRDefault="00D308C5" w:rsidP="00D22E58">
      <w:pPr>
        <w:spacing w:after="0" w:line="360" w:lineRule="auto"/>
        <w:ind w:firstLine="709"/>
        <w:jc w:val="both"/>
        <w:rPr>
          <w:rFonts w:cs="Times New Roman"/>
          <w:szCs w:val="28"/>
          <w:shd w:val="clear" w:color="auto" w:fill="FFFFFF"/>
        </w:rPr>
      </w:pPr>
      <w:r>
        <w:rPr>
          <w:rFonts w:cs="Times New Roman"/>
          <w:shd w:val="clear" w:color="auto" w:fill="FFFFFF"/>
        </w:rPr>
        <w:t xml:space="preserve">– </w:t>
      </w:r>
      <w:r w:rsidRPr="00724570">
        <w:rPr>
          <w:rFonts w:cs="Times New Roman"/>
          <w:szCs w:val="28"/>
          <w:shd w:val="clear" w:color="auto" w:fill="FFFFFF"/>
        </w:rPr>
        <w:t>локти должны полностью лежать на столе, не свисая и располагаться перпендикулярно полу (угол в локтевых суставах должен состав</w:t>
      </w:r>
      <w:r>
        <w:rPr>
          <w:rFonts w:cs="Times New Roman"/>
          <w:szCs w:val="28"/>
          <w:shd w:val="clear" w:color="auto" w:fill="FFFFFF"/>
        </w:rPr>
        <w:t>лять 90-100 градусов).</w:t>
      </w:r>
    </w:p>
    <w:p w:rsidR="00D12A6E" w:rsidRDefault="00D12A6E" w:rsidP="000B136D">
      <w:pPr>
        <w:pStyle w:val="1110"/>
      </w:pPr>
      <w:bookmarkStart w:id="42" w:name="_Toc136287524"/>
      <w:r>
        <w:t>2.1.2 Освещенность рабочего места</w:t>
      </w:r>
      <w:bookmarkEnd w:id="42"/>
    </w:p>
    <w:p w:rsidR="000B136D" w:rsidRPr="000B136D" w:rsidRDefault="000B136D" w:rsidP="009A72A0">
      <w:pPr>
        <w:pStyle w:val="a5"/>
      </w:pPr>
      <w:r w:rsidRPr="000B136D">
        <w:t xml:space="preserve">Стандарты освещения учитывают характер работы, расположение и поверхность рабочего места. Для клавиатур и дисплеев рекомендуется обеспечивать комбинированное освещение не менее 400 люкс и общее освещение не менее 200 люкс. Важно достигать равномерной яркости на рабочем месте, исключая яркие и блестящие предметы, а для разнообразия в поле зрения можно использовать отдельные яркие поверхности. Обычно для освещения применяются потолочные или встроенные светильники с люминесцентными лампами, при этом </w:t>
      </w:r>
      <w:r w:rsidRPr="000B136D">
        <w:lastRenderedPageBreak/>
        <w:t>светильники общего освещения следует устанавливать сбоку от рабочего места, параллельно линии зрения пользователя, чтобы избежать засветки экранов.</w:t>
      </w:r>
    </w:p>
    <w:p w:rsidR="00D12A6E" w:rsidRDefault="00D12A6E" w:rsidP="00D12A6E">
      <w:r>
        <w:t xml:space="preserve">      2.1.3 </w:t>
      </w:r>
      <w:r w:rsidR="000B136D">
        <w:t>Электробезопасность</w:t>
      </w:r>
    </w:p>
    <w:p w:rsidR="000B136D" w:rsidRPr="000B136D" w:rsidRDefault="000B136D" w:rsidP="000B136D">
      <w:pPr>
        <w:pStyle w:val="a8"/>
        <w:spacing w:before="0" w:beforeAutospacing="0" w:after="0" w:afterAutospacing="0" w:line="360" w:lineRule="auto"/>
        <w:ind w:firstLine="709"/>
        <w:jc w:val="both"/>
        <w:rPr>
          <w:rFonts w:eastAsiaTheme="minorHAnsi"/>
          <w:sz w:val="28"/>
          <w:szCs w:val="28"/>
          <w:lang w:val="ru-RU"/>
        </w:rPr>
      </w:pPr>
      <w:r w:rsidRPr="000B136D">
        <w:rPr>
          <w:rFonts w:eastAsiaTheme="minorHAnsi"/>
          <w:sz w:val="28"/>
          <w:szCs w:val="28"/>
          <w:lang w:val="ru-RU"/>
        </w:rPr>
        <w:t>К электробезопасности предъявляются требования по ГОСТ 12.1.019-2017 «ЭЛЕКТРОБЕЗОПАСНОСТЬ».</w:t>
      </w:r>
    </w:p>
    <w:p w:rsidR="000B136D" w:rsidRPr="000B136D" w:rsidRDefault="000B136D" w:rsidP="000B136D">
      <w:pPr>
        <w:pStyle w:val="a8"/>
        <w:shd w:val="clear" w:color="auto" w:fill="FFFFFF"/>
        <w:spacing w:before="0" w:beforeAutospacing="0" w:after="0" w:afterAutospacing="0" w:line="360" w:lineRule="auto"/>
        <w:ind w:firstLine="709"/>
        <w:jc w:val="both"/>
        <w:rPr>
          <w:rFonts w:eastAsiaTheme="minorHAnsi"/>
          <w:sz w:val="28"/>
          <w:szCs w:val="28"/>
          <w:lang w:val="ru-RU"/>
        </w:rPr>
      </w:pPr>
      <w:r w:rsidRPr="000B136D">
        <w:rPr>
          <w:rFonts w:eastAsiaTheme="minorHAnsi"/>
          <w:sz w:val="28"/>
          <w:szCs w:val="28"/>
          <w:lang w:val="ru-RU"/>
        </w:rPr>
        <w:t>ПК – это комплекс устройств, работающий от сети переменного тока частотой 50 Гц с напряжением 230 В. Электрический ток при таком напряжении опасен для жизни. Поэтому при работе на ПК необходимо соблюдать следующие требования электробезопасности:</w:t>
      </w:r>
    </w:p>
    <w:p w:rsidR="000B136D" w:rsidRPr="000B136D" w:rsidRDefault="000B136D" w:rsidP="000B136D">
      <w:pPr>
        <w:pStyle w:val="a8"/>
        <w:shd w:val="clear" w:color="auto" w:fill="FFFFFF"/>
        <w:spacing w:before="0" w:beforeAutospacing="0" w:after="0" w:afterAutospacing="0" w:line="360" w:lineRule="auto"/>
        <w:ind w:firstLine="709"/>
        <w:jc w:val="both"/>
        <w:rPr>
          <w:rFonts w:eastAsiaTheme="minorHAnsi"/>
          <w:sz w:val="28"/>
          <w:szCs w:val="28"/>
          <w:lang w:val="ru-RU"/>
        </w:rPr>
      </w:pPr>
      <w:r w:rsidRPr="000B136D">
        <w:rPr>
          <w:sz w:val="28"/>
          <w:szCs w:val="28"/>
          <w:shd w:val="clear" w:color="auto" w:fill="FFFFFF"/>
          <w:lang w:val="ru-RU"/>
        </w:rPr>
        <w:t>—</w:t>
      </w:r>
      <w:r w:rsidRPr="000B136D">
        <w:rPr>
          <w:rFonts w:eastAsiaTheme="minorHAnsi"/>
          <w:sz w:val="28"/>
          <w:szCs w:val="28"/>
          <w:lang w:val="ru-RU"/>
        </w:rPr>
        <w:t xml:space="preserve"> все устройства должны питаться от одной фазы электрической сети;</w:t>
      </w:r>
    </w:p>
    <w:p w:rsidR="000B136D" w:rsidRPr="000B136D" w:rsidRDefault="000B136D" w:rsidP="000B136D">
      <w:pPr>
        <w:pStyle w:val="a8"/>
        <w:shd w:val="clear" w:color="auto" w:fill="FFFFFF"/>
        <w:spacing w:before="0" w:beforeAutospacing="0" w:after="0" w:afterAutospacing="0" w:line="360" w:lineRule="auto"/>
        <w:ind w:firstLine="709"/>
        <w:jc w:val="both"/>
        <w:rPr>
          <w:rFonts w:eastAsiaTheme="minorHAnsi"/>
          <w:sz w:val="28"/>
          <w:szCs w:val="28"/>
          <w:lang w:val="ru-RU"/>
        </w:rPr>
      </w:pPr>
      <w:r w:rsidRPr="000B136D">
        <w:rPr>
          <w:sz w:val="28"/>
          <w:szCs w:val="28"/>
          <w:shd w:val="clear" w:color="auto" w:fill="FFFFFF"/>
          <w:lang w:val="ru-RU"/>
        </w:rPr>
        <w:t>—</w:t>
      </w:r>
      <w:r w:rsidRPr="000B136D">
        <w:rPr>
          <w:rFonts w:eastAsiaTheme="minorHAnsi"/>
          <w:sz w:val="28"/>
          <w:szCs w:val="28"/>
          <w:lang w:val="ru-RU"/>
        </w:rPr>
        <w:t xml:space="preserve"> сетевое электропитание устройств ПК должно производиться только от розеток типа «Европа» с заземляющими контактами;</w:t>
      </w:r>
    </w:p>
    <w:p w:rsidR="000B136D" w:rsidRPr="000B136D" w:rsidRDefault="000B136D" w:rsidP="000B136D">
      <w:pPr>
        <w:pStyle w:val="a8"/>
        <w:shd w:val="clear" w:color="auto" w:fill="FFFFFF"/>
        <w:spacing w:before="0" w:beforeAutospacing="0" w:after="0" w:afterAutospacing="0" w:line="360" w:lineRule="auto"/>
        <w:ind w:firstLine="709"/>
        <w:jc w:val="both"/>
        <w:rPr>
          <w:rFonts w:eastAsiaTheme="minorHAnsi"/>
          <w:sz w:val="28"/>
          <w:szCs w:val="28"/>
          <w:lang w:val="ru-RU"/>
        </w:rPr>
      </w:pPr>
      <w:r w:rsidRPr="000B136D">
        <w:rPr>
          <w:sz w:val="28"/>
          <w:szCs w:val="28"/>
          <w:shd w:val="clear" w:color="auto" w:fill="FFFFFF"/>
          <w:lang w:val="ru-RU"/>
        </w:rPr>
        <w:t>—</w:t>
      </w:r>
      <w:r w:rsidRPr="000B136D">
        <w:rPr>
          <w:rFonts w:eastAsiaTheme="minorHAnsi"/>
          <w:sz w:val="28"/>
          <w:szCs w:val="28"/>
          <w:lang w:val="ru-RU"/>
        </w:rPr>
        <w:t xml:space="preserve"> все электрические розетки, предназначенные для подключения к ним устройств ПК, должны иметь маркировку по напряжению;</w:t>
      </w:r>
    </w:p>
    <w:p w:rsidR="000B136D" w:rsidRPr="000B136D" w:rsidRDefault="000B136D" w:rsidP="000B136D">
      <w:pPr>
        <w:pStyle w:val="a8"/>
        <w:shd w:val="clear" w:color="auto" w:fill="FFFFFF"/>
        <w:spacing w:before="0" w:beforeAutospacing="0" w:after="0" w:afterAutospacing="0" w:line="360" w:lineRule="auto"/>
        <w:ind w:firstLine="709"/>
        <w:jc w:val="both"/>
        <w:rPr>
          <w:rFonts w:eastAsiaTheme="minorHAnsi"/>
          <w:sz w:val="28"/>
          <w:szCs w:val="28"/>
          <w:lang w:val="ru-RU"/>
        </w:rPr>
      </w:pPr>
      <w:r w:rsidRPr="000B136D">
        <w:rPr>
          <w:sz w:val="28"/>
          <w:szCs w:val="28"/>
          <w:shd w:val="clear" w:color="auto" w:fill="FFFFFF"/>
          <w:lang w:val="ru-RU"/>
        </w:rPr>
        <w:t xml:space="preserve">— </w:t>
      </w:r>
      <w:r w:rsidRPr="000B136D">
        <w:rPr>
          <w:rFonts w:eastAsiaTheme="minorHAnsi"/>
          <w:sz w:val="28"/>
          <w:szCs w:val="28"/>
          <w:lang w:val="ru-RU"/>
        </w:rPr>
        <w:t>значение номинального напряжения сети необходимо наносить яркой краской, крупными символами (высотой не менее 50 мм) на стене или щите, возле розетки.</w:t>
      </w:r>
    </w:p>
    <w:p w:rsidR="000B136D" w:rsidRPr="000B136D" w:rsidRDefault="000B136D" w:rsidP="000B136D">
      <w:pPr>
        <w:pStyle w:val="a8"/>
        <w:spacing w:before="0" w:beforeAutospacing="0" w:after="0" w:afterAutospacing="0" w:line="360" w:lineRule="auto"/>
        <w:ind w:firstLine="709"/>
        <w:jc w:val="both"/>
        <w:rPr>
          <w:rFonts w:eastAsiaTheme="minorHAnsi"/>
          <w:sz w:val="28"/>
          <w:szCs w:val="28"/>
          <w:lang w:val="ru-RU"/>
        </w:rPr>
      </w:pPr>
      <w:r w:rsidRPr="000B136D">
        <w:rPr>
          <w:rFonts w:eastAsiaTheme="minorHAnsi"/>
          <w:sz w:val="28"/>
          <w:szCs w:val="28"/>
          <w:lang w:val="ru-RU"/>
        </w:rPr>
        <w:t>В процессе использования средств вычислительной техники и периферийного оборудования каждый работник должен внимательно относиться к электропроводке, приборам и аппаратам, всегда помнить, что несоблюдение правил безопасности угрожает здоровью и жизни человека.</w:t>
      </w:r>
    </w:p>
    <w:p w:rsidR="000B136D" w:rsidRPr="000B136D" w:rsidRDefault="000B136D" w:rsidP="000B136D">
      <w:pPr>
        <w:pStyle w:val="a8"/>
        <w:spacing w:before="0" w:beforeAutospacing="0" w:after="0" w:afterAutospacing="0" w:line="360" w:lineRule="auto"/>
        <w:ind w:firstLine="709"/>
        <w:jc w:val="both"/>
        <w:rPr>
          <w:rFonts w:eastAsiaTheme="minorHAnsi"/>
          <w:sz w:val="28"/>
          <w:szCs w:val="28"/>
          <w:lang w:val="ru-RU"/>
        </w:rPr>
      </w:pPr>
      <w:r w:rsidRPr="000B136D">
        <w:rPr>
          <w:rFonts w:eastAsiaTheme="minorHAnsi"/>
          <w:sz w:val="28"/>
          <w:szCs w:val="28"/>
          <w:lang w:val="ru-RU"/>
        </w:rPr>
        <w:t>Необходимо постоянно следить на своем рабочем месте за исправным состоянием электропроводки, выключателей, штепсельных розеток, при помощи которых оборудование включается в сеть.</w:t>
      </w:r>
    </w:p>
    <w:p w:rsidR="000B136D" w:rsidRPr="000B136D" w:rsidRDefault="000B136D" w:rsidP="000B136D">
      <w:pPr>
        <w:pStyle w:val="a8"/>
        <w:spacing w:before="0" w:beforeAutospacing="0" w:after="0" w:afterAutospacing="0" w:line="360" w:lineRule="auto"/>
        <w:ind w:firstLine="709"/>
        <w:jc w:val="both"/>
        <w:rPr>
          <w:rFonts w:eastAsiaTheme="minorHAnsi"/>
          <w:sz w:val="28"/>
          <w:szCs w:val="28"/>
          <w:lang w:val="ru-RU"/>
        </w:rPr>
      </w:pPr>
      <w:r w:rsidRPr="000B136D">
        <w:rPr>
          <w:rFonts w:eastAsiaTheme="minorHAnsi"/>
          <w:sz w:val="28"/>
          <w:szCs w:val="28"/>
          <w:lang w:val="ru-RU"/>
        </w:rPr>
        <w:t>После обнаружения неисправности необходимо незамедлительно обесточить электрооборудование. Продолжение работы возможно только после устранения всех неисправностей.</w:t>
      </w:r>
    </w:p>
    <w:p w:rsidR="000B136D" w:rsidRDefault="000B136D" w:rsidP="000B136D">
      <w:pPr>
        <w:pStyle w:val="1110"/>
      </w:pPr>
      <w:bookmarkStart w:id="43" w:name="_Toc136287525"/>
      <w:r>
        <w:lastRenderedPageBreak/>
        <w:t>2.1.4 Пожарная безопасность</w:t>
      </w:r>
      <w:bookmarkEnd w:id="43"/>
    </w:p>
    <w:p w:rsidR="000B136D" w:rsidRPr="000B136D" w:rsidRDefault="000B136D" w:rsidP="000B136D">
      <w:pPr>
        <w:pStyle w:val="a8"/>
        <w:spacing w:before="0" w:beforeAutospacing="0" w:after="0" w:afterAutospacing="0" w:line="360" w:lineRule="auto"/>
        <w:ind w:firstLine="709"/>
        <w:jc w:val="both"/>
        <w:rPr>
          <w:rFonts w:eastAsiaTheme="minorHAnsi"/>
          <w:sz w:val="28"/>
          <w:szCs w:val="28"/>
          <w:lang w:val="ru-RU"/>
        </w:rPr>
      </w:pPr>
      <w:r w:rsidRPr="000B136D">
        <w:rPr>
          <w:rFonts w:eastAsiaTheme="minorHAnsi"/>
          <w:sz w:val="28"/>
          <w:szCs w:val="28"/>
          <w:lang w:val="ru-RU"/>
        </w:rPr>
        <w:t xml:space="preserve">При эксплуатации электроустановок и ПК наиболее частыми причинами пожаров, возникающих при использовании электроустановок, являются: </w:t>
      </w:r>
    </w:p>
    <w:p w:rsidR="000B136D" w:rsidRPr="000B136D" w:rsidRDefault="000B136D" w:rsidP="000B136D">
      <w:pPr>
        <w:pStyle w:val="a8"/>
        <w:spacing w:before="0" w:beforeAutospacing="0" w:after="0" w:afterAutospacing="0" w:line="360" w:lineRule="auto"/>
        <w:ind w:firstLine="709"/>
        <w:jc w:val="both"/>
        <w:rPr>
          <w:rFonts w:eastAsiaTheme="minorHAnsi"/>
          <w:sz w:val="28"/>
          <w:szCs w:val="28"/>
          <w:lang w:val="ru-RU"/>
        </w:rPr>
      </w:pPr>
      <w:r w:rsidRPr="000B136D">
        <w:rPr>
          <w:sz w:val="28"/>
          <w:szCs w:val="28"/>
          <w:shd w:val="clear" w:color="auto" w:fill="FFFFFF"/>
          <w:lang w:val="ru-RU"/>
        </w:rPr>
        <w:t>–</w:t>
      </w:r>
      <w:r>
        <w:rPr>
          <w:sz w:val="28"/>
          <w:szCs w:val="28"/>
          <w:shd w:val="clear" w:color="auto" w:fill="FFFFFF"/>
          <w:lang w:val="ru-RU"/>
        </w:rPr>
        <w:t xml:space="preserve"> </w:t>
      </w:r>
      <w:r w:rsidRPr="000B136D">
        <w:rPr>
          <w:rFonts w:eastAsiaTheme="minorHAnsi"/>
          <w:sz w:val="28"/>
          <w:szCs w:val="28"/>
          <w:lang w:val="ru-RU"/>
        </w:rPr>
        <w:t xml:space="preserve">короткие замыкания в проводках и электрических устройствах; </w:t>
      </w:r>
    </w:p>
    <w:p w:rsidR="000B136D" w:rsidRPr="000B136D" w:rsidRDefault="000B136D" w:rsidP="000B136D">
      <w:pPr>
        <w:pStyle w:val="a8"/>
        <w:spacing w:before="0" w:beforeAutospacing="0" w:after="0" w:afterAutospacing="0" w:line="360" w:lineRule="auto"/>
        <w:ind w:firstLine="709"/>
        <w:jc w:val="both"/>
        <w:rPr>
          <w:rFonts w:eastAsiaTheme="minorHAnsi"/>
          <w:sz w:val="28"/>
          <w:szCs w:val="28"/>
          <w:lang w:val="ru-RU"/>
        </w:rPr>
      </w:pPr>
      <w:r w:rsidRPr="000B136D">
        <w:rPr>
          <w:sz w:val="28"/>
          <w:szCs w:val="28"/>
          <w:shd w:val="clear" w:color="auto" w:fill="FFFFFF"/>
          <w:lang w:val="ru-RU"/>
        </w:rPr>
        <w:t>–</w:t>
      </w:r>
      <w:r>
        <w:rPr>
          <w:sz w:val="28"/>
          <w:szCs w:val="28"/>
          <w:shd w:val="clear" w:color="auto" w:fill="FFFFFF"/>
          <w:lang w:val="ru-RU"/>
        </w:rPr>
        <w:t xml:space="preserve"> </w:t>
      </w:r>
      <w:r w:rsidRPr="000B136D">
        <w:rPr>
          <w:rFonts w:eastAsiaTheme="minorHAnsi"/>
          <w:sz w:val="28"/>
          <w:szCs w:val="28"/>
          <w:lang w:val="ru-RU"/>
        </w:rPr>
        <w:t>воспламенение горючих материалов вблизи от электрических устройств;</w:t>
      </w:r>
    </w:p>
    <w:p w:rsidR="000B136D" w:rsidRPr="000B136D" w:rsidRDefault="000B136D" w:rsidP="000B136D">
      <w:pPr>
        <w:pStyle w:val="a8"/>
        <w:spacing w:before="0" w:beforeAutospacing="0" w:after="0" w:afterAutospacing="0" w:line="360" w:lineRule="auto"/>
        <w:ind w:firstLine="709"/>
        <w:jc w:val="both"/>
        <w:rPr>
          <w:rFonts w:eastAsiaTheme="minorHAnsi"/>
          <w:sz w:val="28"/>
          <w:szCs w:val="28"/>
          <w:lang w:val="ru-RU"/>
        </w:rPr>
      </w:pPr>
      <w:r w:rsidRPr="000B136D">
        <w:rPr>
          <w:sz w:val="28"/>
          <w:szCs w:val="28"/>
          <w:shd w:val="clear" w:color="auto" w:fill="FFFFFF"/>
          <w:lang w:val="ru-RU"/>
        </w:rPr>
        <w:t xml:space="preserve">– </w:t>
      </w:r>
      <w:r>
        <w:rPr>
          <w:sz w:val="28"/>
          <w:szCs w:val="28"/>
          <w:shd w:val="clear" w:color="auto" w:fill="FFFFFF"/>
          <w:lang w:val="ru-RU"/>
        </w:rPr>
        <w:t xml:space="preserve"> </w:t>
      </w:r>
      <w:r w:rsidRPr="000B136D">
        <w:rPr>
          <w:rFonts w:eastAsiaTheme="minorHAnsi"/>
          <w:sz w:val="28"/>
          <w:szCs w:val="28"/>
          <w:lang w:val="ru-RU"/>
        </w:rPr>
        <w:t>большие переходные сопротивления в местах контактных соединений.</w:t>
      </w:r>
    </w:p>
    <w:p w:rsidR="000B136D" w:rsidRPr="000B136D" w:rsidRDefault="000B136D" w:rsidP="000B136D">
      <w:pPr>
        <w:pStyle w:val="a8"/>
        <w:spacing w:before="0" w:beforeAutospacing="0" w:after="0" w:afterAutospacing="0" w:line="360" w:lineRule="auto"/>
        <w:ind w:firstLine="709"/>
        <w:jc w:val="both"/>
        <w:rPr>
          <w:rFonts w:eastAsiaTheme="minorHAnsi"/>
          <w:sz w:val="28"/>
          <w:szCs w:val="28"/>
          <w:lang w:val="ru-RU"/>
        </w:rPr>
      </w:pPr>
      <w:r w:rsidRPr="000B136D">
        <w:rPr>
          <w:rFonts w:eastAsiaTheme="minorHAnsi"/>
          <w:sz w:val="28"/>
          <w:szCs w:val="28"/>
          <w:lang w:val="ru-RU"/>
        </w:rPr>
        <w:t xml:space="preserve">Пожарные меры профилактики проводятся согласно федеральному закону </w:t>
      </w:r>
      <w:proofErr w:type="gramStart"/>
      <w:r w:rsidRPr="000B136D">
        <w:rPr>
          <w:rFonts w:eastAsiaTheme="minorHAnsi"/>
          <w:sz w:val="28"/>
          <w:szCs w:val="28"/>
          <w:lang w:val="ru-RU"/>
        </w:rPr>
        <w:t xml:space="preserve">от </w:t>
      </w:r>
      <w:r w:rsidRPr="00464016">
        <w:rPr>
          <w:rFonts w:eastAsiaTheme="minorHAnsi"/>
          <w:sz w:val="28"/>
          <w:szCs w:val="28"/>
        </w:rPr>
        <w:t> </w:t>
      </w:r>
      <w:r w:rsidRPr="000B136D">
        <w:rPr>
          <w:rFonts w:eastAsiaTheme="minorHAnsi"/>
          <w:sz w:val="28"/>
          <w:szCs w:val="28"/>
          <w:lang w:val="ru-RU"/>
        </w:rPr>
        <w:t>21.12.1994</w:t>
      </w:r>
      <w:proofErr w:type="gramEnd"/>
      <w:r w:rsidRPr="000B136D">
        <w:rPr>
          <w:rFonts w:eastAsiaTheme="minorHAnsi"/>
          <w:sz w:val="28"/>
          <w:szCs w:val="28"/>
          <w:lang w:val="ru-RU"/>
        </w:rPr>
        <w:t xml:space="preserve"> №69-ФЗ (ред. от 28.09.2010) "О пожарной безопасности". Для пожарной </w:t>
      </w:r>
      <w:proofErr w:type="gramStart"/>
      <w:r w:rsidRPr="000B136D">
        <w:rPr>
          <w:rFonts w:eastAsiaTheme="minorHAnsi"/>
          <w:sz w:val="28"/>
          <w:szCs w:val="28"/>
          <w:lang w:val="ru-RU"/>
        </w:rPr>
        <w:t xml:space="preserve">безопасности </w:t>
      </w:r>
      <w:r w:rsidRPr="00464016">
        <w:rPr>
          <w:rFonts w:eastAsiaTheme="minorHAnsi"/>
          <w:sz w:val="28"/>
          <w:szCs w:val="28"/>
        </w:rPr>
        <w:t> </w:t>
      </w:r>
      <w:r w:rsidRPr="000B136D">
        <w:rPr>
          <w:rFonts w:eastAsiaTheme="minorHAnsi"/>
          <w:sz w:val="28"/>
          <w:szCs w:val="28"/>
          <w:lang w:val="ru-RU"/>
        </w:rPr>
        <w:t>требуется</w:t>
      </w:r>
      <w:proofErr w:type="gramEnd"/>
      <w:r w:rsidRPr="000B136D">
        <w:rPr>
          <w:rFonts w:eastAsiaTheme="minorHAnsi"/>
          <w:sz w:val="28"/>
          <w:szCs w:val="28"/>
          <w:lang w:val="ru-RU"/>
        </w:rPr>
        <w:t xml:space="preserve"> выполнить ряд организационных мероприятий, направленных на обеспечение безопасности людей и предотвращение пожара с ограничением его распространения. А также создать условия для успешного тушения пожаров. Для повышения противопожарной безопасности помещения необходимы следующие мероприятия:</w:t>
      </w:r>
    </w:p>
    <w:p w:rsidR="000B136D" w:rsidRPr="000B136D" w:rsidRDefault="000B136D" w:rsidP="000B136D">
      <w:pPr>
        <w:pStyle w:val="a8"/>
        <w:spacing w:before="0" w:beforeAutospacing="0" w:after="0" w:afterAutospacing="0" w:line="360" w:lineRule="auto"/>
        <w:ind w:firstLine="709"/>
        <w:jc w:val="both"/>
        <w:rPr>
          <w:rFonts w:eastAsiaTheme="minorHAnsi"/>
          <w:sz w:val="28"/>
          <w:szCs w:val="28"/>
          <w:lang w:val="ru-RU"/>
        </w:rPr>
      </w:pPr>
      <w:r w:rsidRPr="000B136D">
        <w:rPr>
          <w:sz w:val="28"/>
          <w:szCs w:val="28"/>
          <w:shd w:val="clear" w:color="auto" w:fill="FFFFFF"/>
          <w:lang w:val="ru-RU"/>
        </w:rPr>
        <w:t xml:space="preserve">– </w:t>
      </w:r>
      <w:r w:rsidRPr="000B136D">
        <w:rPr>
          <w:rFonts w:eastAsiaTheme="minorHAnsi"/>
          <w:sz w:val="28"/>
          <w:szCs w:val="28"/>
          <w:lang w:val="ru-RU"/>
        </w:rPr>
        <w:t>проходы в помещения и запасные выходы не должны быть загромождены посторонними предметами, которые препятствуют свободному прохождению;</w:t>
      </w:r>
    </w:p>
    <w:p w:rsidR="000B136D" w:rsidRPr="000B136D" w:rsidRDefault="000B136D" w:rsidP="000B136D">
      <w:pPr>
        <w:pStyle w:val="a8"/>
        <w:spacing w:before="0" w:beforeAutospacing="0" w:after="0" w:afterAutospacing="0" w:line="360" w:lineRule="auto"/>
        <w:ind w:firstLine="709"/>
        <w:jc w:val="both"/>
        <w:rPr>
          <w:rFonts w:eastAsiaTheme="minorHAnsi"/>
          <w:sz w:val="28"/>
          <w:szCs w:val="28"/>
          <w:lang w:val="ru-RU"/>
        </w:rPr>
      </w:pPr>
      <w:r w:rsidRPr="000B136D">
        <w:rPr>
          <w:sz w:val="28"/>
          <w:szCs w:val="28"/>
          <w:shd w:val="clear" w:color="auto" w:fill="FFFFFF"/>
          <w:lang w:val="ru-RU"/>
        </w:rPr>
        <w:t xml:space="preserve">– </w:t>
      </w:r>
      <w:r w:rsidRPr="000B136D">
        <w:rPr>
          <w:rFonts w:eastAsiaTheme="minorHAnsi"/>
          <w:sz w:val="28"/>
          <w:szCs w:val="28"/>
          <w:lang w:val="ru-RU"/>
        </w:rPr>
        <w:t>к средствам пожаротушения всегда должен быть свободный доступ;</w:t>
      </w:r>
    </w:p>
    <w:p w:rsidR="000B136D" w:rsidRPr="000B136D" w:rsidRDefault="000B136D" w:rsidP="000B136D">
      <w:pPr>
        <w:pStyle w:val="a8"/>
        <w:spacing w:before="0" w:beforeAutospacing="0" w:after="0" w:afterAutospacing="0" w:line="360" w:lineRule="auto"/>
        <w:ind w:firstLine="709"/>
        <w:jc w:val="both"/>
        <w:rPr>
          <w:rFonts w:eastAsiaTheme="minorHAnsi"/>
          <w:sz w:val="28"/>
          <w:szCs w:val="28"/>
          <w:lang w:val="ru-RU"/>
        </w:rPr>
      </w:pPr>
      <w:r w:rsidRPr="000B136D">
        <w:rPr>
          <w:sz w:val="28"/>
          <w:szCs w:val="28"/>
          <w:shd w:val="clear" w:color="auto" w:fill="FFFFFF"/>
          <w:lang w:val="ru-RU"/>
        </w:rPr>
        <w:t xml:space="preserve">– </w:t>
      </w:r>
      <w:r w:rsidRPr="000B136D">
        <w:rPr>
          <w:rFonts w:eastAsiaTheme="minorHAnsi"/>
          <w:sz w:val="28"/>
          <w:szCs w:val="28"/>
          <w:lang w:val="ru-RU"/>
        </w:rPr>
        <w:t>система вентиляции должна быть оборудована устройствам, обеспечивающим автоматическое отключение ее при пожаре, а также огне задерживающим клапаном;</w:t>
      </w:r>
    </w:p>
    <w:p w:rsidR="000B136D" w:rsidRPr="000B136D" w:rsidRDefault="000B136D" w:rsidP="000B136D">
      <w:pPr>
        <w:pStyle w:val="a8"/>
        <w:spacing w:before="0" w:beforeAutospacing="0" w:after="0" w:afterAutospacing="0" w:line="360" w:lineRule="auto"/>
        <w:ind w:firstLine="709"/>
        <w:jc w:val="both"/>
        <w:rPr>
          <w:rFonts w:eastAsiaTheme="minorHAnsi"/>
          <w:sz w:val="28"/>
          <w:szCs w:val="28"/>
          <w:lang w:val="ru-RU"/>
        </w:rPr>
      </w:pPr>
      <w:r w:rsidRPr="000B136D">
        <w:rPr>
          <w:sz w:val="28"/>
          <w:szCs w:val="28"/>
          <w:shd w:val="clear" w:color="auto" w:fill="FFFFFF"/>
          <w:lang w:val="ru-RU"/>
        </w:rPr>
        <w:t xml:space="preserve">– </w:t>
      </w:r>
      <w:r w:rsidRPr="000B136D">
        <w:rPr>
          <w:rFonts w:eastAsiaTheme="minorHAnsi"/>
          <w:sz w:val="28"/>
          <w:szCs w:val="28"/>
          <w:lang w:val="ru-RU"/>
        </w:rPr>
        <w:t>установленная автоматическая пожарная сигнализация и средства пожаротушения должны содержаться в исправном состоянии и в соответствии с типовыми правилами технического содержания установок пожарной автоматики.</w:t>
      </w:r>
    </w:p>
    <w:p w:rsidR="00D12A6E" w:rsidRDefault="00D12A6E" w:rsidP="000B136D">
      <w:pPr>
        <w:pStyle w:val="1110"/>
      </w:pPr>
      <w:bookmarkStart w:id="44" w:name="_Toc136287526"/>
      <w:r>
        <w:t>2.1.</w:t>
      </w:r>
      <w:r w:rsidR="000B136D">
        <w:t xml:space="preserve">5 </w:t>
      </w:r>
      <w:r>
        <w:t>Режим труда и отдыха</w:t>
      </w:r>
      <w:bookmarkEnd w:id="44"/>
    </w:p>
    <w:p w:rsidR="000B136D" w:rsidRPr="000B136D" w:rsidRDefault="000B136D" w:rsidP="009A72A0">
      <w:pPr>
        <w:pStyle w:val="a5"/>
      </w:pPr>
      <w:r w:rsidRPr="000B136D">
        <w:t>Работник, работающий с ПК, обязан соблюдать режим труда и отдыха в зависимости от продолжительности, вида и категории трудовой деятельности:</w:t>
      </w:r>
    </w:p>
    <w:p w:rsidR="000B136D" w:rsidRPr="000B136D" w:rsidRDefault="000B136D" w:rsidP="009A72A0">
      <w:pPr>
        <w:pStyle w:val="a5"/>
      </w:pPr>
      <w:r w:rsidRPr="000B136D">
        <w:t xml:space="preserve">Существуют следующие виды </w:t>
      </w:r>
      <w:proofErr w:type="gramStart"/>
      <w:r w:rsidRPr="000B136D">
        <w:t>трудовой деятельности</w:t>
      </w:r>
      <w:proofErr w:type="gramEnd"/>
      <w:r w:rsidRPr="000B136D">
        <w:t xml:space="preserve"> связанные с персональным компьютером:</w:t>
      </w:r>
    </w:p>
    <w:p w:rsidR="000B136D" w:rsidRPr="000B136D" w:rsidRDefault="000B136D" w:rsidP="009A72A0">
      <w:pPr>
        <w:pStyle w:val="a5"/>
      </w:pPr>
      <w:r w:rsidRPr="000B136D">
        <w:lastRenderedPageBreak/>
        <w:t xml:space="preserve">– группа </w:t>
      </w:r>
      <w:proofErr w:type="gramStart"/>
      <w:r w:rsidRPr="000B136D">
        <w:t>А  –</w:t>
      </w:r>
      <w:proofErr w:type="gramEnd"/>
      <w:r w:rsidRPr="000B136D">
        <w:t xml:space="preserve"> работа по считыванию информации с экрана видео дисплейного терминала с предварительным запросом;</w:t>
      </w:r>
    </w:p>
    <w:p w:rsidR="000B136D" w:rsidRPr="000B136D" w:rsidRDefault="000B136D" w:rsidP="009A72A0">
      <w:pPr>
        <w:pStyle w:val="a5"/>
      </w:pPr>
      <w:r w:rsidRPr="000B136D">
        <w:t>– группа Б – работа по вводу информации;</w:t>
      </w:r>
    </w:p>
    <w:p w:rsidR="000B136D" w:rsidRPr="000B136D" w:rsidRDefault="000B136D" w:rsidP="009A72A0">
      <w:pPr>
        <w:pStyle w:val="a5"/>
      </w:pPr>
      <w:r w:rsidRPr="000B136D">
        <w:t>– группа В – творческая работа в режиме диалога с ПЭВМ.</w:t>
      </w:r>
    </w:p>
    <w:p w:rsidR="000B136D" w:rsidRPr="000B136D" w:rsidRDefault="000B136D" w:rsidP="009A72A0">
      <w:pPr>
        <w:pStyle w:val="a5"/>
      </w:pPr>
      <w:r w:rsidRPr="000B136D">
        <w:t xml:space="preserve">При </w:t>
      </w:r>
      <w:proofErr w:type="gramStart"/>
      <w:r w:rsidRPr="000B136D">
        <w:t>выполнении  работ</w:t>
      </w:r>
      <w:proofErr w:type="gramEnd"/>
      <w:r w:rsidRPr="000B136D">
        <w:t>, относящихся к различным видам трудовой деятельности, за основную работу с компьютером следует принимать тот вид деятельности, который занимает не менее 50% времени в течение всей  рабочей смены или рабочего дня.</w:t>
      </w:r>
    </w:p>
    <w:p w:rsidR="000B136D" w:rsidRPr="000B136D" w:rsidRDefault="000B136D" w:rsidP="009A72A0">
      <w:pPr>
        <w:pStyle w:val="a5"/>
      </w:pPr>
      <w:r w:rsidRPr="000B136D">
        <w:t>Для видов трудовой деятельности устанавливается 3 категории тяжести и напряженности работы с компьютером, которые определяются следующим образом:</w:t>
      </w:r>
    </w:p>
    <w:p w:rsidR="000B136D" w:rsidRPr="000B136D" w:rsidRDefault="000B136D" w:rsidP="009A72A0">
      <w:pPr>
        <w:pStyle w:val="a5"/>
      </w:pPr>
      <w:r w:rsidRPr="000B136D">
        <w:t xml:space="preserve"> – для группы А – по суммарному числу считываемых знаков за рабочую смену (не более 60000 знаков за смену); </w:t>
      </w:r>
    </w:p>
    <w:p w:rsidR="000B136D" w:rsidRPr="000B136D" w:rsidRDefault="000B136D" w:rsidP="009A72A0">
      <w:pPr>
        <w:pStyle w:val="a5"/>
      </w:pPr>
      <w:r w:rsidRPr="000B136D">
        <w:t xml:space="preserve">– для группы Б – по суммарному числу считываемых или вводимых знаков за рабочую смену (не более 40000 знаков за смену); </w:t>
      </w:r>
    </w:p>
    <w:p w:rsidR="000B136D" w:rsidRPr="000B136D" w:rsidRDefault="000B136D" w:rsidP="009A72A0">
      <w:pPr>
        <w:pStyle w:val="a5"/>
      </w:pPr>
      <w:r w:rsidRPr="000B136D">
        <w:t>– для группы В – по суммарному времени непосредственной работы с компьютером за рабочую смену (не более 6 часов за смену).</w:t>
      </w:r>
    </w:p>
    <w:p w:rsidR="00FA378F" w:rsidRDefault="000B136D" w:rsidP="00FA378F">
      <w:pPr>
        <w:pStyle w:val="a5"/>
      </w:pPr>
      <w:r w:rsidRPr="000B136D">
        <w:t>Суммарное время перерывов для каждой категории и видов работы указаны в таблице 2.1.</w:t>
      </w:r>
    </w:p>
    <w:p w:rsidR="00FA378F" w:rsidRDefault="00FA378F">
      <w:pPr>
        <w:spacing w:after="160" w:line="259" w:lineRule="auto"/>
        <w:rPr>
          <w:rFonts w:cs="Times New Roman"/>
          <w:szCs w:val="28"/>
          <w:shd w:val="clear" w:color="auto" w:fill="FFFFFF"/>
          <w:lang w:eastAsia="ru-RU"/>
        </w:rPr>
      </w:pPr>
      <w:r>
        <w:br w:type="page"/>
      </w:r>
    </w:p>
    <w:p w:rsidR="000B136D" w:rsidRPr="00F10057" w:rsidRDefault="000B136D" w:rsidP="00FA378F">
      <w:pPr>
        <w:pStyle w:val="a5"/>
        <w:spacing w:before="240" w:after="240"/>
        <w:jc w:val="center"/>
      </w:pPr>
      <w:r>
        <w:lastRenderedPageBreak/>
        <w:t>Таблица 2.1 – В</w:t>
      </w:r>
      <w:r w:rsidRPr="00F10057">
        <w:t>ремя перерывов</w:t>
      </w:r>
    </w:p>
    <w:tbl>
      <w:tblPr>
        <w:tblStyle w:val="ad"/>
        <w:tblW w:w="9828" w:type="dxa"/>
        <w:tblLook w:val="04A0" w:firstRow="1" w:lastRow="0" w:firstColumn="1" w:lastColumn="0" w:noHBand="0" w:noVBand="1"/>
      </w:tblPr>
      <w:tblGrid>
        <w:gridCol w:w="1754"/>
        <w:gridCol w:w="1848"/>
        <w:gridCol w:w="1848"/>
        <w:gridCol w:w="1349"/>
        <w:gridCol w:w="1501"/>
        <w:gridCol w:w="1528"/>
      </w:tblGrid>
      <w:tr w:rsidR="000B136D" w:rsidTr="000B136D">
        <w:tc>
          <w:tcPr>
            <w:tcW w:w="1754" w:type="dxa"/>
            <w:vMerge w:val="restart"/>
          </w:tcPr>
          <w:p w:rsidR="000B136D" w:rsidRPr="000B136D" w:rsidRDefault="000B136D" w:rsidP="00FA378F">
            <w:pPr>
              <w:pStyle w:val="a5"/>
              <w:ind w:firstLine="0"/>
              <w:jc w:val="center"/>
            </w:pPr>
            <w:r w:rsidRPr="000B136D">
              <w:t>Категория работы с ПЭВМ или ВДТ</w:t>
            </w:r>
          </w:p>
        </w:tc>
        <w:tc>
          <w:tcPr>
            <w:tcW w:w="5045" w:type="dxa"/>
            <w:gridSpan w:val="3"/>
          </w:tcPr>
          <w:p w:rsidR="000B136D" w:rsidRPr="000B136D" w:rsidRDefault="000B136D" w:rsidP="00FA378F">
            <w:pPr>
              <w:pStyle w:val="a5"/>
              <w:ind w:firstLine="0"/>
              <w:jc w:val="center"/>
            </w:pPr>
            <w:r w:rsidRPr="000B136D">
              <w:t>Уровень нагрузки за рабочую смену при видах работы с ВДТ</w:t>
            </w:r>
          </w:p>
        </w:tc>
        <w:tc>
          <w:tcPr>
            <w:tcW w:w="3029" w:type="dxa"/>
            <w:gridSpan w:val="2"/>
          </w:tcPr>
          <w:p w:rsidR="000B136D" w:rsidRPr="000B136D" w:rsidRDefault="000B136D" w:rsidP="00FA378F">
            <w:pPr>
              <w:pStyle w:val="a5"/>
              <w:ind w:firstLine="0"/>
              <w:jc w:val="center"/>
            </w:pPr>
            <w:r w:rsidRPr="000B136D">
              <w:t>Суммарное время регламентированных перерывов, мин</w:t>
            </w:r>
          </w:p>
        </w:tc>
      </w:tr>
      <w:tr w:rsidR="000B136D" w:rsidTr="000B136D">
        <w:trPr>
          <w:trHeight w:val="689"/>
        </w:trPr>
        <w:tc>
          <w:tcPr>
            <w:tcW w:w="1754" w:type="dxa"/>
            <w:vMerge/>
            <w:tcBorders>
              <w:bottom w:val="double" w:sz="4" w:space="0" w:color="auto"/>
            </w:tcBorders>
          </w:tcPr>
          <w:p w:rsidR="000B136D" w:rsidRPr="000B136D" w:rsidRDefault="000B136D" w:rsidP="00FA378F">
            <w:pPr>
              <w:pStyle w:val="a5"/>
              <w:ind w:firstLine="0"/>
              <w:jc w:val="center"/>
            </w:pPr>
          </w:p>
        </w:tc>
        <w:tc>
          <w:tcPr>
            <w:tcW w:w="1848" w:type="dxa"/>
            <w:tcBorders>
              <w:bottom w:val="double" w:sz="4" w:space="0" w:color="auto"/>
            </w:tcBorders>
          </w:tcPr>
          <w:p w:rsidR="000B136D" w:rsidRPr="00453C31" w:rsidRDefault="000B136D" w:rsidP="00FA378F">
            <w:pPr>
              <w:pStyle w:val="a5"/>
              <w:ind w:firstLine="0"/>
              <w:jc w:val="center"/>
            </w:pPr>
            <w:r>
              <w:t>г</w:t>
            </w:r>
            <w:r w:rsidRPr="00453C31">
              <w:t>руппа А, количество знаков</w:t>
            </w:r>
          </w:p>
        </w:tc>
        <w:tc>
          <w:tcPr>
            <w:tcW w:w="1848" w:type="dxa"/>
            <w:tcBorders>
              <w:bottom w:val="double" w:sz="4" w:space="0" w:color="auto"/>
            </w:tcBorders>
          </w:tcPr>
          <w:p w:rsidR="000B136D" w:rsidRPr="00453C31" w:rsidRDefault="000B136D" w:rsidP="00FA378F">
            <w:pPr>
              <w:pStyle w:val="a5"/>
              <w:ind w:firstLine="0"/>
              <w:jc w:val="center"/>
            </w:pPr>
            <w:r>
              <w:t>г</w:t>
            </w:r>
            <w:r w:rsidRPr="00453C31">
              <w:t>руппа Б, количество знаков</w:t>
            </w:r>
          </w:p>
        </w:tc>
        <w:tc>
          <w:tcPr>
            <w:tcW w:w="1349" w:type="dxa"/>
            <w:tcBorders>
              <w:bottom w:val="double" w:sz="4" w:space="0" w:color="auto"/>
            </w:tcBorders>
          </w:tcPr>
          <w:p w:rsidR="000B136D" w:rsidRPr="00453C31" w:rsidRDefault="000B136D" w:rsidP="00FA378F">
            <w:pPr>
              <w:pStyle w:val="a5"/>
              <w:ind w:firstLine="0"/>
              <w:jc w:val="center"/>
            </w:pPr>
            <w:r>
              <w:t xml:space="preserve">группа </w:t>
            </w:r>
            <w:r w:rsidRPr="00453C31">
              <w:t>В час</w:t>
            </w:r>
          </w:p>
        </w:tc>
        <w:tc>
          <w:tcPr>
            <w:tcW w:w="1501" w:type="dxa"/>
            <w:tcBorders>
              <w:bottom w:val="double" w:sz="4" w:space="0" w:color="auto"/>
            </w:tcBorders>
          </w:tcPr>
          <w:p w:rsidR="000B136D" w:rsidRPr="00453C31" w:rsidRDefault="000B136D" w:rsidP="00FA378F">
            <w:pPr>
              <w:pStyle w:val="a5"/>
              <w:ind w:firstLine="0"/>
              <w:jc w:val="center"/>
            </w:pPr>
            <w:r>
              <w:t>п</w:t>
            </w:r>
            <w:r w:rsidRPr="00453C31">
              <w:t>ри 8-часовой смене</w:t>
            </w:r>
          </w:p>
        </w:tc>
        <w:tc>
          <w:tcPr>
            <w:tcW w:w="1528" w:type="dxa"/>
            <w:tcBorders>
              <w:bottom w:val="double" w:sz="4" w:space="0" w:color="auto"/>
            </w:tcBorders>
          </w:tcPr>
          <w:p w:rsidR="000B136D" w:rsidRPr="00453C31" w:rsidRDefault="000B136D" w:rsidP="00FA378F">
            <w:pPr>
              <w:pStyle w:val="a5"/>
              <w:ind w:firstLine="0"/>
              <w:jc w:val="center"/>
            </w:pPr>
            <w:r>
              <w:t>п</w:t>
            </w:r>
            <w:r w:rsidRPr="00453C31">
              <w:t>ри 12-часовой смене</w:t>
            </w:r>
          </w:p>
        </w:tc>
      </w:tr>
      <w:tr w:rsidR="000B136D" w:rsidTr="000B136D">
        <w:tc>
          <w:tcPr>
            <w:tcW w:w="1754" w:type="dxa"/>
            <w:tcBorders>
              <w:top w:val="double" w:sz="4" w:space="0" w:color="auto"/>
            </w:tcBorders>
          </w:tcPr>
          <w:p w:rsidR="000B136D" w:rsidRPr="00453C31" w:rsidRDefault="000B136D" w:rsidP="00FA378F">
            <w:pPr>
              <w:pStyle w:val="a5"/>
              <w:ind w:firstLine="0"/>
              <w:jc w:val="center"/>
            </w:pPr>
            <w:r w:rsidRPr="00453C31">
              <w:t>1</w:t>
            </w:r>
          </w:p>
        </w:tc>
        <w:tc>
          <w:tcPr>
            <w:tcW w:w="1848" w:type="dxa"/>
            <w:tcBorders>
              <w:top w:val="double" w:sz="4" w:space="0" w:color="auto"/>
            </w:tcBorders>
          </w:tcPr>
          <w:p w:rsidR="000B136D" w:rsidRPr="00453C31" w:rsidRDefault="000B136D" w:rsidP="00FA378F">
            <w:pPr>
              <w:pStyle w:val="a5"/>
              <w:ind w:hanging="18"/>
              <w:jc w:val="center"/>
            </w:pPr>
            <w:r w:rsidRPr="00453C31">
              <w:t xml:space="preserve">До </w:t>
            </w:r>
            <w:r>
              <w:t>20</w:t>
            </w:r>
            <w:r w:rsidRPr="00453C31">
              <w:t>000</w:t>
            </w:r>
          </w:p>
        </w:tc>
        <w:tc>
          <w:tcPr>
            <w:tcW w:w="1848" w:type="dxa"/>
            <w:tcBorders>
              <w:top w:val="double" w:sz="4" w:space="0" w:color="auto"/>
            </w:tcBorders>
          </w:tcPr>
          <w:p w:rsidR="000B136D" w:rsidRPr="00453C31" w:rsidRDefault="000B136D" w:rsidP="00FA378F">
            <w:pPr>
              <w:pStyle w:val="a5"/>
              <w:ind w:hanging="18"/>
              <w:jc w:val="center"/>
            </w:pPr>
            <w:r w:rsidRPr="00453C31">
              <w:t xml:space="preserve">До </w:t>
            </w:r>
            <w:r>
              <w:t>15</w:t>
            </w:r>
            <w:r w:rsidRPr="00453C31">
              <w:t>000</w:t>
            </w:r>
          </w:p>
        </w:tc>
        <w:tc>
          <w:tcPr>
            <w:tcW w:w="1349" w:type="dxa"/>
            <w:tcBorders>
              <w:top w:val="double" w:sz="4" w:space="0" w:color="auto"/>
            </w:tcBorders>
          </w:tcPr>
          <w:p w:rsidR="000B136D" w:rsidRPr="00453C31" w:rsidRDefault="000B136D" w:rsidP="00FA378F">
            <w:pPr>
              <w:pStyle w:val="a5"/>
              <w:ind w:hanging="18"/>
              <w:jc w:val="center"/>
            </w:pPr>
            <w:r w:rsidRPr="00453C31">
              <w:t>До 2</w:t>
            </w:r>
          </w:p>
        </w:tc>
        <w:tc>
          <w:tcPr>
            <w:tcW w:w="1501" w:type="dxa"/>
            <w:tcBorders>
              <w:top w:val="double" w:sz="4" w:space="0" w:color="auto"/>
            </w:tcBorders>
          </w:tcPr>
          <w:p w:rsidR="000B136D" w:rsidRPr="00453C31" w:rsidRDefault="000B136D" w:rsidP="00FA378F">
            <w:pPr>
              <w:pStyle w:val="a5"/>
              <w:ind w:hanging="388"/>
              <w:jc w:val="center"/>
            </w:pPr>
            <w:r w:rsidRPr="00453C31">
              <w:t>50</w:t>
            </w:r>
          </w:p>
        </w:tc>
        <w:tc>
          <w:tcPr>
            <w:tcW w:w="1528" w:type="dxa"/>
            <w:tcBorders>
              <w:top w:val="double" w:sz="4" w:space="0" w:color="auto"/>
            </w:tcBorders>
          </w:tcPr>
          <w:p w:rsidR="000B136D" w:rsidRPr="00453C31" w:rsidRDefault="000B136D" w:rsidP="00FA378F">
            <w:pPr>
              <w:pStyle w:val="a5"/>
              <w:ind w:hanging="388"/>
              <w:jc w:val="center"/>
            </w:pPr>
            <w:r w:rsidRPr="00453C31">
              <w:t>80</w:t>
            </w:r>
          </w:p>
        </w:tc>
      </w:tr>
      <w:tr w:rsidR="000B136D" w:rsidTr="000B136D">
        <w:tc>
          <w:tcPr>
            <w:tcW w:w="1754" w:type="dxa"/>
          </w:tcPr>
          <w:p w:rsidR="000B136D" w:rsidRPr="00453C31" w:rsidRDefault="000B136D" w:rsidP="009A72A0">
            <w:pPr>
              <w:pStyle w:val="a5"/>
            </w:pPr>
            <w:r w:rsidRPr="00453C31">
              <w:t>2</w:t>
            </w:r>
          </w:p>
        </w:tc>
        <w:tc>
          <w:tcPr>
            <w:tcW w:w="1848" w:type="dxa"/>
          </w:tcPr>
          <w:p w:rsidR="000B136D" w:rsidRPr="00453C31" w:rsidRDefault="000B136D" w:rsidP="00FA378F">
            <w:pPr>
              <w:pStyle w:val="a5"/>
              <w:ind w:firstLine="266"/>
            </w:pPr>
            <w:r w:rsidRPr="00453C31">
              <w:t xml:space="preserve">До </w:t>
            </w:r>
            <w:r>
              <w:t>40</w:t>
            </w:r>
            <w:r w:rsidRPr="00453C31">
              <w:t>000</w:t>
            </w:r>
          </w:p>
        </w:tc>
        <w:tc>
          <w:tcPr>
            <w:tcW w:w="1848" w:type="dxa"/>
          </w:tcPr>
          <w:p w:rsidR="000B136D" w:rsidRPr="00453C31" w:rsidRDefault="000B136D" w:rsidP="00FA378F">
            <w:pPr>
              <w:pStyle w:val="a5"/>
              <w:ind w:firstLine="266"/>
            </w:pPr>
            <w:r w:rsidRPr="00453C31">
              <w:t xml:space="preserve">До </w:t>
            </w:r>
            <w:r>
              <w:t>30</w:t>
            </w:r>
            <w:r w:rsidRPr="00453C31">
              <w:t>000</w:t>
            </w:r>
          </w:p>
        </w:tc>
        <w:tc>
          <w:tcPr>
            <w:tcW w:w="1349" w:type="dxa"/>
          </w:tcPr>
          <w:p w:rsidR="000B136D" w:rsidRPr="00453C31" w:rsidRDefault="000B136D" w:rsidP="00FA378F">
            <w:pPr>
              <w:pStyle w:val="a5"/>
              <w:ind w:firstLine="266"/>
            </w:pPr>
            <w:r w:rsidRPr="00453C31">
              <w:t>До 4</w:t>
            </w:r>
          </w:p>
        </w:tc>
        <w:tc>
          <w:tcPr>
            <w:tcW w:w="1501" w:type="dxa"/>
          </w:tcPr>
          <w:p w:rsidR="000B136D" w:rsidRPr="00453C31" w:rsidRDefault="000B136D" w:rsidP="00FA378F">
            <w:pPr>
              <w:pStyle w:val="a5"/>
              <w:ind w:firstLine="266"/>
            </w:pPr>
            <w:r w:rsidRPr="00453C31">
              <w:t>70</w:t>
            </w:r>
          </w:p>
        </w:tc>
        <w:tc>
          <w:tcPr>
            <w:tcW w:w="1528" w:type="dxa"/>
          </w:tcPr>
          <w:p w:rsidR="000B136D" w:rsidRPr="00453C31" w:rsidRDefault="000B136D" w:rsidP="00FA378F">
            <w:pPr>
              <w:pStyle w:val="a5"/>
              <w:ind w:firstLine="266"/>
            </w:pPr>
            <w:r w:rsidRPr="00453C31">
              <w:t>110</w:t>
            </w:r>
          </w:p>
        </w:tc>
      </w:tr>
      <w:tr w:rsidR="000B136D" w:rsidTr="000B136D">
        <w:tc>
          <w:tcPr>
            <w:tcW w:w="1754" w:type="dxa"/>
          </w:tcPr>
          <w:p w:rsidR="000B136D" w:rsidRPr="00453C31" w:rsidRDefault="000B136D" w:rsidP="009A72A0">
            <w:pPr>
              <w:pStyle w:val="a5"/>
            </w:pPr>
            <w:r w:rsidRPr="00453C31">
              <w:t>3</w:t>
            </w:r>
          </w:p>
        </w:tc>
        <w:tc>
          <w:tcPr>
            <w:tcW w:w="1848" w:type="dxa"/>
          </w:tcPr>
          <w:p w:rsidR="000B136D" w:rsidRPr="00453C31" w:rsidRDefault="000B136D" w:rsidP="00FA378F">
            <w:pPr>
              <w:pStyle w:val="a5"/>
              <w:ind w:firstLine="266"/>
            </w:pPr>
            <w:r w:rsidRPr="00453C31">
              <w:t xml:space="preserve">До </w:t>
            </w:r>
            <w:r>
              <w:t>60</w:t>
            </w:r>
            <w:r w:rsidRPr="00453C31">
              <w:t>000</w:t>
            </w:r>
          </w:p>
        </w:tc>
        <w:tc>
          <w:tcPr>
            <w:tcW w:w="1848" w:type="dxa"/>
          </w:tcPr>
          <w:p w:rsidR="000B136D" w:rsidRPr="00453C31" w:rsidRDefault="000B136D" w:rsidP="00FA378F">
            <w:pPr>
              <w:pStyle w:val="a5"/>
              <w:ind w:firstLine="266"/>
            </w:pPr>
            <w:r w:rsidRPr="00453C31">
              <w:t xml:space="preserve">До </w:t>
            </w:r>
            <w:r>
              <w:t>40</w:t>
            </w:r>
            <w:r w:rsidRPr="00453C31">
              <w:t>000</w:t>
            </w:r>
          </w:p>
        </w:tc>
        <w:tc>
          <w:tcPr>
            <w:tcW w:w="1349" w:type="dxa"/>
          </w:tcPr>
          <w:p w:rsidR="000B136D" w:rsidRPr="00453C31" w:rsidRDefault="000B136D" w:rsidP="00FA378F">
            <w:pPr>
              <w:pStyle w:val="a5"/>
              <w:ind w:firstLine="266"/>
            </w:pPr>
            <w:r w:rsidRPr="00453C31">
              <w:t>До 6</w:t>
            </w:r>
          </w:p>
        </w:tc>
        <w:tc>
          <w:tcPr>
            <w:tcW w:w="1501" w:type="dxa"/>
          </w:tcPr>
          <w:p w:rsidR="000B136D" w:rsidRPr="00453C31" w:rsidRDefault="000B136D" w:rsidP="00FA378F">
            <w:pPr>
              <w:pStyle w:val="a5"/>
              <w:ind w:firstLine="266"/>
            </w:pPr>
            <w:r w:rsidRPr="00453C31">
              <w:t>90</w:t>
            </w:r>
          </w:p>
        </w:tc>
        <w:tc>
          <w:tcPr>
            <w:tcW w:w="1528" w:type="dxa"/>
          </w:tcPr>
          <w:p w:rsidR="000B136D" w:rsidRPr="00453C31" w:rsidRDefault="000B136D" w:rsidP="00FA378F">
            <w:pPr>
              <w:pStyle w:val="a5"/>
              <w:ind w:firstLine="266"/>
            </w:pPr>
            <w:r w:rsidRPr="00453C31">
              <w:t>140</w:t>
            </w:r>
          </w:p>
        </w:tc>
      </w:tr>
    </w:tbl>
    <w:p w:rsidR="002A72CF" w:rsidRDefault="002A72CF">
      <w:pPr>
        <w:spacing w:after="160" w:line="259" w:lineRule="auto"/>
        <w:rPr>
          <w:rFonts w:eastAsia="Times New Roman" w:cs="Times New Roman"/>
          <w:b/>
          <w:bCs/>
          <w:szCs w:val="30"/>
          <w:lang w:eastAsia="ru-RU"/>
        </w:rPr>
      </w:pPr>
    </w:p>
    <w:p w:rsidR="002A72CF" w:rsidRDefault="002A72CF">
      <w:pPr>
        <w:spacing w:after="160" w:line="259" w:lineRule="auto"/>
        <w:rPr>
          <w:rFonts w:eastAsia="Times New Roman" w:cs="Times New Roman"/>
          <w:b/>
          <w:bCs/>
          <w:szCs w:val="30"/>
          <w:lang w:eastAsia="ru-RU"/>
        </w:rPr>
      </w:pPr>
      <w:r>
        <w:rPr>
          <w:rFonts w:eastAsia="Times New Roman" w:cs="Times New Roman"/>
          <w:b/>
          <w:bCs/>
          <w:szCs w:val="30"/>
          <w:lang w:eastAsia="ru-RU"/>
        </w:rPr>
        <w:br w:type="page"/>
      </w:r>
    </w:p>
    <w:p w:rsidR="00D12A6E" w:rsidRPr="00FA378F" w:rsidRDefault="00D12A6E" w:rsidP="00FA378F">
      <w:pPr>
        <w:pStyle w:val="21"/>
        <w:spacing w:before="240"/>
        <w:jc w:val="center"/>
        <w:rPr>
          <w:sz w:val="28"/>
        </w:rPr>
      </w:pPr>
      <w:bookmarkStart w:id="45" w:name="_Toc136287527"/>
      <w:r w:rsidRPr="00FA378F">
        <w:rPr>
          <w:sz w:val="28"/>
        </w:rPr>
        <w:lastRenderedPageBreak/>
        <w:t>Заключение</w:t>
      </w:r>
      <w:bookmarkEnd w:id="45"/>
    </w:p>
    <w:p w:rsidR="002A72CF" w:rsidRDefault="002A72CF" w:rsidP="009A72A0">
      <w:pPr>
        <w:pStyle w:val="a5"/>
      </w:pPr>
      <w:r w:rsidRPr="002A72CF">
        <w:t>В процессе разработки менеджера паролей на основе Windows Forms была создана автоматизированная система для безопасного хранения и управления паролями. Приложение предоставляет пользователю возможность импортировать и хранить информацию о пользовательских учетных записях, организовывать пароли по категориям и выполнять поиск и фильтрацию для удобного доступа. Оно также обеспечивает безопасное шифрование и хранение паролей, а также предлагает функции автоматиче</w:t>
      </w:r>
      <w:r>
        <w:t>ской генерации надежных паролей</w:t>
      </w:r>
      <w:r w:rsidRPr="002A72CF">
        <w:t xml:space="preserve">. В будущем можно рассмотреть улучшения, такие как </w:t>
      </w:r>
      <w:r>
        <w:t>облачная синхронизация</w:t>
      </w:r>
      <w:r w:rsidRPr="002A72CF">
        <w:t>, улучшение интерфейса пользователя с использованием дополнительных элементов управления и функциональности,</w:t>
      </w:r>
      <w:r>
        <w:t xml:space="preserve"> повышение ст</w:t>
      </w:r>
      <w:r w:rsidR="00275C3B">
        <w:t>абильности и отказоустойчивости, а также возможность напоминания об истечении срока пароля</w:t>
      </w:r>
      <w:r w:rsidRPr="002A72CF">
        <w:t>.</w:t>
      </w:r>
    </w:p>
    <w:p w:rsidR="00275C3B" w:rsidRDefault="00275C3B" w:rsidP="009A72A0">
      <w:pPr>
        <w:pStyle w:val="a5"/>
      </w:pPr>
      <w:r w:rsidRPr="00275C3B">
        <w:t>Данная работа открывает перспективы для импортирования разработанной технологии менеджера паролей на мобильные устройства, такие как смартфоны и планшеты. Это позволит пользователям удобно и безопасно управлять своими паролями в любое время и в любом месте. Приложение для мобильных устройств может предоставлять аналогичные функции хранения, генерации и управления паролями, а также синхронизировать данные с версией для настольных компьютеров. Это значительно повысит удобство использования и доступность менеджера паролей для широкого круга пользователей и улучшит общую безопасность и защиту их учетных записей.</w:t>
      </w:r>
    </w:p>
    <w:p w:rsidR="00275C3B" w:rsidRDefault="00275C3B">
      <w:pPr>
        <w:spacing w:after="160" w:line="259" w:lineRule="auto"/>
        <w:rPr>
          <w:rFonts w:cs="Times New Roman"/>
          <w:szCs w:val="28"/>
          <w:shd w:val="clear" w:color="auto" w:fill="FFFFFF"/>
          <w:lang w:eastAsia="ru-RU"/>
        </w:rPr>
      </w:pPr>
      <w:r>
        <w:br w:type="page"/>
      </w:r>
    </w:p>
    <w:p w:rsidR="00D12A6E" w:rsidRPr="004D455E" w:rsidRDefault="00D12A6E" w:rsidP="00E20748">
      <w:pPr>
        <w:pStyle w:val="21"/>
        <w:jc w:val="center"/>
        <w:rPr>
          <w:sz w:val="28"/>
        </w:rPr>
      </w:pPr>
      <w:bookmarkStart w:id="46" w:name="_Toc136287528"/>
      <w:r w:rsidRPr="004D455E">
        <w:rPr>
          <w:sz w:val="28"/>
        </w:rPr>
        <w:lastRenderedPageBreak/>
        <w:t>Список используемых источников</w:t>
      </w:r>
      <w:bookmarkEnd w:id="46"/>
    </w:p>
    <w:p w:rsidR="00275C3B" w:rsidRPr="00275C3B" w:rsidRDefault="00275C3B" w:rsidP="009A72A0">
      <w:pPr>
        <w:pStyle w:val="a5"/>
        <w:numPr>
          <w:ilvl w:val="0"/>
          <w:numId w:val="11"/>
        </w:numPr>
        <w:rPr>
          <w:rFonts w:cstheme="minorBidi"/>
          <w:szCs w:val="22"/>
          <w:shd w:val="clear" w:color="auto" w:fill="auto"/>
          <w:lang w:val="en-US"/>
        </w:rPr>
      </w:pPr>
      <w:r w:rsidRPr="00275C3B">
        <w:rPr>
          <w:lang w:val="en-US"/>
        </w:rPr>
        <w:t xml:space="preserve">Applied Cryptography: Protocols, Algorithms and Source Code in C / </w:t>
      </w:r>
      <w:r>
        <w:t>Брюс</w:t>
      </w:r>
      <w:r w:rsidRPr="00275C3B">
        <w:rPr>
          <w:lang w:val="en-US"/>
        </w:rPr>
        <w:t xml:space="preserve"> </w:t>
      </w:r>
      <w:r>
        <w:t>Шнайер</w:t>
      </w:r>
      <w:r w:rsidR="00F439A8">
        <w:rPr>
          <w:lang w:val="en-US"/>
        </w:rPr>
        <w:t xml:space="preserve"> </w:t>
      </w:r>
      <w:r w:rsidR="00F439A8" w:rsidRPr="00F439A8">
        <w:rPr>
          <w:lang w:val="en-US"/>
        </w:rPr>
        <w:t xml:space="preserve">— </w:t>
      </w:r>
      <w:r w:rsidR="00F439A8">
        <w:t>Издательство</w:t>
      </w:r>
      <w:r w:rsidR="00F439A8" w:rsidRPr="00F439A8">
        <w:rPr>
          <w:lang w:val="en-US"/>
        </w:rPr>
        <w:t xml:space="preserve"> </w:t>
      </w:r>
      <w:r w:rsidR="00F439A8">
        <w:t>Вильямс</w:t>
      </w:r>
      <w:r w:rsidR="00F439A8" w:rsidRPr="00F439A8">
        <w:rPr>
          <w:lang w:val="en-US"/>
        </w:rPr>
        <w:t xml:space="preserve">, </w:t>
      </w:r>
      <w:r w:rsidR="00F439A8" w:rsidRPr="00275C3B">
        <w:rPr>
          <w:lang w:val="en-US"/>
        </w:rPr>
        <w:t>2016</w:t>
      </w:r>
    </w:p>
    <w:p w:rsidR="00275C3B" w:rsidRPr="00E1304D" w:rsidRDefault="00275C3B" w:rsidP="009A72A0">
      <w:pPr>
        <w:pStyle w:val="a5"/>
        <w:numPr>
          <w:ilvl w:val="0"/>
          <w:numId w:val="11"/>
        </w:numPr>
      </w:pPr>
      <w:r>
        <w:rPr>
          <w:lang w:val="en-US"/>
        </w:rPr>
        <w:t>MSDN</w:t>
      </w:r>
      <w:r w:rsidRPr="00275C3B">
        <w:t xml:space="preserve"> </w:t>
      </w:r>
      <w:r>
        <w:rPr>
          <w:lang w:val="en-US"/>
        </w:rPr>
        <w:t>Microsoft</w:t>
      </w:r>
      <w:r w:rsidRPr="00275C3B">
        <w:t xml:space="preserve"> </w:t>
      </w:r>
      <w:r w:rsidRPr="009F438C">
        <w:t>[Электронный ресурс]</w:t>
      </w:r>
      <w:r>
        <w:t xml:space="preserve">. </w:t>
      </w:r>
      <w:r>
        <w:rPr>
          <w:lang w:val="en-US"/>
        </w:rPr>
        <w:t>URL</w:t>
      </w:r>
      <w:r w:rsidRPr="00E1304D">
        <w:t xml:space="preserve">: </w:t>
      </w:r>
      <w:r w:rsidR="007A7BEB" w:rsidRPr="007A7BEB">
        <w:rPr>
          <w:lang w:val="en-US"/>
        </w:rPr>
        <w:t>https</w:t>
      </w:r>
      <w:r w:rsidR="007A7BEB" w:rsidRPr="00E1304D">
        <w:t>://</w:t>
      </w:r>
      <w:r w:rsidR="007A7BEB" w:rsidRPr="007A7BEB">
        <w:rPr>
          <w:lang w:val="en-US"/>
        </w:rPr>
        <w:t>learn</w:t>
      </w:r>
      <w:r w:rsidR="007A7BEB" w:rsidRPr="00E1304D">
        <w:t>.</w:t>
      </w:r>
      <w:r w:rsidR="007A7BEB" w:rsidRPr="007A7BEB">
        <w:rPr>
          <w:lang w:val="en-US"/>
        </w:rPr>
        <w:t>microsoft</w:t>
      </w:r>
      <w:r w:rsidR="007A7BEB" w:rsidRPr="00E1304D">
        <w:t>.</w:t>
      </w:r>
      <w:r w:rsidR="007A7BEB" w:rsidRPr="007A7BEB">
        <w:rPr>
          <w:lang w:val="en-US"/>
        </w:rPr>
        <w:t>com</w:t>
      </w:r>
      <w:r w:rsidR="007A7BEB" w:rsidRPr="00E1304D">
        <w:t>/</w:t>
      </w:r>
      <w:r w:rsidR="007A7BEB" w:rsidRPr="007A7BEB">
        <w:rPr>
          <w:lang w:val="en-US"/>
        </w:rPr>
        <w:t>ru</w:t>
      </w:r>
      <w:r w:rsidR="007A7BEB" w:rsidRPr="00E1304D">
        <w:t>-</w:t>
      </w:r>
      <w:r w:rsidR="007A7BEB" w:rsidRPr="007A7BEB">
        <w:rPr>
          <w:lang w:val="en-US"/>
        </w:rPr>
        <w:t>ru</w:t>
      </w:r>
      <w:r w:rsidR="007A7BEB" w:rsidRPr="00E1304D">
        <w:t>/</w:t>
      </w:r>
      <w:r w:rsidR="007A7BEB" w:rsidRPr="007A7BEB">
        <w:rPr>
          <w:lang w:val="en-US"/>
        </w:rPr>
        <w:t>dotnet</w:t>
      </w:r>
      <w:r w:rsidR="007A7BEB" w:rsidRPr="00E1304D">
        <w:t>/</w:t>
      </w:r>
      <w:r w:rsidR="007A7BEB" w:rsidRPr="007A7BEB">
        <w:rPr>
          <w:lang w:val="en-US"/>
        </w:rPr>
        <w:t>csharp</w:t>
      </w:r>
      <w:r w:rsidR="007A7BEB" w:rsidRPr="00E1304D">
        <w:t>/</w:t>
      </w:r>
      <w:r w:rsidRPr="00E1304D">
        <w:t xml:space="preserve"> </w:t>
      </w:r>
      <w:r w:rsidR="00E1304D">
        <w:t>(дата обращения: 08</w:t>
      </w:r>
      <w:r w:rsidR="00E1304D" w:rsidRPr="009F438C">
        <w:t>.0</w:t>
      </w:r>
      <w:r w:rsidR="00E1304D">
        <w:t>5</w:t>
      </w:r>
      <w:r w:rsidR="00E1304D" w:rsidRPr="009F438C">
        <w:t>.202</w:t>
      </w:r>
      <w:r w:rsidR="00E1304D">
        <w:t>3</w:t>
      </w:r>
      <w:r w:rsidR="00E1304D" w:rsidRPr="009F438C">
        <w:t>)</w:t>
      </w:r>
    </w:p>
    <w:p w:rsidR="007A7BEB" w:rsidRPr="00A4584D" w:rsidRDefault="007A7BEB" w:rsidP="009A72A0">
      <w:pPr>
        <w:pStyle w:val="a5"/>
        <w:numPr>
          <w:ilvl w:val="0"/>
          <w:numId w:val="11"/>
        </w:numPr>
      </w:pPr>
      <w:r>
        <w:t>Дж. Рамбо</w:t>
      </w:r>
      <w:r w:rsidRPr="00E6187F">
        <w:t xml:space="preserve">, </w:t>
      </w:r>
      <w:r>
        <w:t xml:space="preserve">М. Блаха </w:t>
      </w:r>
      <w:r>
        <w:rPr>
          <w:lang w:val="en-US"/>
        </w:rPr>
        <w:t>UML</w:t>
      </w:r>
      <w:r w:rsidRPr="00E6187F">
        <w:t xml:space="preserve"> 2.0. </w:t>
      </w:r>
      <w:r>
        <w:t>Объектно-ориентированное моделирование и разработка, 2–</w:t>
      </w:r>
      <w:r>
        <w:rPr>
          <w:lang w:val="en-US"/>
        </w:rPr>
        <w:t>e</w:t>
      </w:r>
      <w:r w:rsidRPr="00E6187F">
        <w:t xml:space="preserve"> </w:t>
      </w:r>
      <w:r>
        <w:t>издание. – СПБ</w:t>
      </w:r>
      <w:r w:rsidRPr="00E6187F">
        <w:t>.:</w:t>
      </w:r>
      <w:r>
        <w:t xml:space="preserve"> Питер, 2007</w:t>
      </w:r>
    </w:p>
    <w:p w:rsidR="007A7BEB" w:rsidRPr="007A7BEB" w:rsidRDefault="007A7BEB" w:rsidP="009A72A0">
      <w:pPr>
        <w:pStyle w:val="a5"/>
        <w:numPr>
          <w:ilvl w:val="0"/>
          <w:numId w:val="11"/>
        </w:numPr>
      </w:pPr>
      <w:r>
        <w:t>Язык программирования C# 7 и платформы .NET и .NET Core</w:t>
      </w:r>
      <w:r w:rsidR="00284F66">
        <w:t>, 8-е изд.</w:t>
      </w:r>
      <w:r>
        <w:t>: Пер. с англ. — СПб</w:t>
      </w:r>
      <w:r w:rsidR="00284F66">
        <w:t>.:</w:t>
      </w:r>
      <w:r>
        <w:t xml:space="preserve"> ООО “Диалектика”, </w:t>
      </w:r>
    </w:p>
    <w:p w:rsidR="004D455E" w:rsidRDefault="007A7BEB">
      <w:pPr>
        <w:spacing w:after="160" w:line="259" w:lineRule="auto"/>
      </w:pPr>
      <w:r>
        <w:br w:type="page"/>
      </w:r>
    </w:p>
    <w:p w:rsidR="004D455E" w:rsidRDefault="004D455E" w:rsidP="004D455E">
      <w:pPr>
        <w:pStyle w:val="af"/>
        <w:spacing w:after="0"/>
        <w:ind w:firstLine="0"/>
        <w:outlineLvl w:val="0"/>
        <w:rPr>
          <w:sz w:val="28"/>
          <w:szCs w:val="28"/>
        </w:rPr>
      </w:pPr>
      <w:bookmarkStart w:id="47" w:name="_Toc104647644"/>
      <w:bookmarkStart w:id="48" w:name="_Toc136287529"/>
      <w:r w:rsidRPr="00476111">
        <w:rPr>
          <w:sz w:val="28"/>
          <w:szCs w:val="28"/>
        </w:rPr>
        <w:lastRenderedPageBreak/>
        <w:t>Приложение А</w:t>
      </w:r>
      <w:bookmarkEnd w:id="47"/>
      <w:bookmarkEnd w:id="48"/>
    </w:p>
    <w:p w:rsidR="004D455E" w:rsidRPr="009164AC" w:rsidRDefault="004D455E" w:rsidP="00CE20F6">
      <w:pPr>
        <w:jc w:val="center"/>
        <w:rPr>
          <w:b/>
        </w:rPr>
      </w:pPr>
      <w:bookmarkStart w:id="49" w:name="_Toc104647645"/>
      <w:bookmarkStart w:id="50" w:name="_Toc136287530"/>
      <w:r w:rsidRPr="009164AC">
        <w:t>(Обязательное)</w:t>
      </w:r>
      <w:bookmarkEnd w:id="49"/>
      <w:bookmarkEnd w:id="50"/>
    </w:p>
    <w:p w:rsidR="004D455E" w:rsidRPr="009164AC" w:rsidRDefault="001167C9" w:rsidP="00CE20F6">
      <w:pPr>
        <w:jc w:val="center"/>
      </w:pPr>
      <w:r>
        <w:t>Менеджер паролей</w:t>
      </w:r>
    </w:p>
    <w:p w:rsidR="004D455E" w:rsidRPr="009164AC" w:rsidRDefault="004D455E" w:rsidP="00CE20F6">
      <w:pPr>
        <w:jc w:val="center"/>
      </w:pPr>
      <w:bookmarkStart w:id="51" w:name="_Toc104488244"/>
      <w:bookmarkStart w:id="52" w:name="_Toc104647647"/>
      <w:r w:rsidRPr="009164AC">
        <w:rPr>
          <w:lang w:val="en-US"/>
        </w:rPr>
        <w:t>UML</w:t>
      </w:r>
      <w:r w:rsidRPr="009164AC">
        <w:t xml:space="preserve"> диаграммы</w:t>
      </w:r>
      <w:bookmarkEnd w:id="51"/>
      <w:bookmarkEnd w:id="52"/>
    </w:p>
    <w:p w:rsidR="004D455E" w:rsidRDefault="004D455E">
      <w:pPr>
        <w:spacing w:after="160" w:line="259" w:lineRule="auto"/>
      </w:pPr>
      <w:r>
        <w:br w:type="page"/>
      </w:r>
    </w:p>
    <w:p w:rsidR="004D455E" w:rsidRPr="001179EF" w:rsidRDefault="004D455E" w:rsidP="004D455E">
      <w:pPr>
        <w:pStyle w:val="a7"/>
        <w:spacing w:after="120" w:line="360" w:lineRule="auto"/>
        <w:ind w:left="0"/>
        <w:contextualSpacing w:val="0"/>
        <w:jc w:val="center"/>
        <w:rPr>
          <w:szCs w:val="28"/>
        </w:rPr>
      </w:pPr>
      <w:bookmarkStart w:id="53" w:name="_Toc43337868"/>
      <w:bookmarkStart w:id="54" w:name="_Toc43344663"/>
      <w:r w:rsidRPr="005D763F">
        <w:rPr>
          <w:szCs w:val="28"/>
        </w:rPr>
        <w:lastRenderedPageBreak/>
        <w:t xml:space="preserve">Приложение </w:t>
      </w:r>
      <w:r>
        <w:rPr>
          <w:szCs w:val="28"/>
          <w:lang w:val="en-US"/>
        </w:rPr>
        <w:t>A</w:t>
      </w:r>
      <w:r w:rsidRPr="005D763F">
        <w:rPr>
          <w:szCs w:val="28"/>
        </w:rPr>
        <w:t xml:space="preserve">.1 – </w:t>
      </w:r>
      <w:r w:rsidRPr="005D763F">
        <w:rPr>
          <w:szCs w:val="28"/>
          <w:lang w:val="en-US"/>
        </w:rPr>
        <w:t>UML</w:t>
      </w:r>
      <w:r w:rsidRPr="003E251E">
        <w:rPr>
          <w:szCs w:val="28"/>
        </w:rPr>
        <w:t xml:space="preserve"> </w:t>
      </w:r>
      <w:r w:rsidRPr="005D763F">
        <w:rPr>
          <w:szCs w:val="28"/>
        </w:rPr>
        <w:t>–</w:t>
      </w:r>
      <w:r w:rsidRPr="003E251E">
        <w:rPr>
          <w:szCs w:val="28"/>
        </w:rPr>
        <w:t xml:space="preserve"> </w:t>
      </w:r>
      <w:r w:rsidRPr="005D763F">
        <w:rPr>
          <w:szCs w:val="28"/>
        </w:rPr>
        <w:t xml:space="preserve">диаграмма </w:t>
      </w:r>
      <w:bookmarkEnd w:id="53"/>
      <w:bookmarkEnd w:id="54"/>
      <w:r>
        <w:rPr>
          <w:szCs w:val="28"/>
        </w:rPr>
        <w:t>прецедентов</w:t>
      </w:r>
    </w:p>
    <w:p w:rsidR="001B58DD" w:rsidRDefault="00CE20F6" w:rsidP="00566A3A">
      <w:pPr>
        <w:spacing w:after="160" w:line="259"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85pt;height:650.6pt;mso-left-percent:-10001;mso-top-percent:-10001;mso-position-horizontal:absolute;mso-position-horizontal-relative:char;mso-position-vertical:absolute;mso-position-vertical-relative:line;mso-left-percent:-10001;mso-top-percent:-10001">
            <v:imagedata r:id="rId33" o:title="прецедент"/>
          </v:shape>
        </w:pict>
      </w:r>
    </w:p>
    <w:p w:rsidR="004B747E" w:rsidRPr="004B747E" w:rsidRDefault="004B747E" w:rsidP="004B747E">
      <w:pPr>
        <w:spacing w:after="160" w:line="259" w:lineRule="auto"/>
        <w:jc w:val="center"/>
      </w:pPr>
      <w:r>
        <w:lastRenderedPageBreak/>
        <w:t xml:space="preserve">Приложение А.2 </w:t>
      </w:r>
      <w:r w:rsidRPr="005D763F">
        <w:rPr>
          <w:szCs w:val="28"/>
        </w:rPr>
        <w:t>–</w:t>
      </w:r>
      <w:r>
        <w:rPr>
          <w:szCs w:val="28"/>
        </w:rPr>
        <w:t xml:space="preserve"> </w:t>
      </w:r>
      <w:r>
        <w:rPr>
          <w:szCs w:val="28"/>
          <w:lang w:val="en-US"/>
        </w:rPr>
        <w:t>UML</w:t>
      </w:r>
      <w:r w:rsidRPr="001B58DD">
        <w:rPr>
          <w:szCs w:val="28"/>
        </w:rPr>
        <w:t>-диаграмма последовательностей</w:t>
      </w:r>
    </w:p>
    <w:p w:rsidR="007A7BEB" w:rsidRPr="00566A3A" w:rsidRDefault="00CE20F6" w:rsidP="00061ABF">
      <w:pPr>
        <w:pStyle w:val="UML"/>
        <w:ind w:firstLine="0"/>
        <w:rPr>
          <w:lang w:val="ru-RU"/>
        </w:rPr>
      </w:pPr>
      <w:r>
        <w:rPr>
          <w:lang w:val="ru-RU"/>
        </w:rPr>
        <w:pict>
          <v:shape id="_x0000_i1026" type="#_x0000_t75" style="width:447.05pt;height:660.45pt">
            <v:imagedata r:id="rId34" o:title="Последовательностей"/>
          </v:shape>
        </w:pict>
      </w:r>
    </w:p>
    <w:p w:rsidR="0022493C" w:rsidRDefault="002240BB" w:rsidP="001167C9">
      <w:pPr>
        <w:spacing w:before="240" w:after="160" w:line="259" w:lineRule="auto"/>
        <w:jc w:val="center"/>
      </w:pPr>
      <w:r>
        <w:lastRenderedPageBreak/>
        <w:t>Приложение А.</w:t>
      </w:r>
      <w:r w:rsidRPr="002240BB">
        <w:t>3</w:t>
      </w:r>
      <w:r>
        <w:t xml:space="preserve"> </w:t>
      </w:r>
      <w:r w:rsidRPr="005D763F">
        <w:rPr>
          <w:szCs w:val="28"/>
        </w:rPr>
        <w:t>–</w:t>
      </w:r>
      <w:r>
        <w:rPr>
          <w:szCs w:val="28"/>
        </w:rPr>
        <w:t xml:space="preserve"> </w:t>
      </w:r>
      <w:r>
        <w:rPr>
          <w:szCs w:val="28"/>
          <w:lang w:val="en-US"/>
        </w:rPr>
        <w:t>UML</w:t>
      </w:r>
      <w:r w:rsidRPr="002240BB">
        <w:rPr>
          <w:szCs w:val="28"/>
        </w:rPr>
        <w:t xml:space="preserve">-диаграмма </w:t>
      </w:r>
      <w:r w:rsidR="001167C9">
        <w:rPr>
          <w:szCs w:val="28"/>
        </w:rPr>
        <w:t>объектов</w:t>
      </w:r>
      <w:r w:rsidR="00CE20F6">
        <w:pict>
          <v:shape id="_x0000_i1027" type="#_x0000_t75" style="width:462.75pt;height:654.55pt">
            <v:imagedata r:id="rId35" o:title="Взаимодействие обьектов"/>
          </v:shape>
        </w:pict>
      </w:r>
    </w:p>
    <w:p w:rsidR="00D12A6E" w:rsidRDefault="0022493C" w:rsidP="00FA378F">
      <w:pPr>
        <w:pStyle w:val="21"/>
        <w:ind w:firstLine="0"/>
        <w:jc w:val="center"/>
      </w:pPr>
      <w:bookmarkStart w:id="55" w:name="_Toc136287531"/>
      <w:r>
        <w:lastRenderedPageBreak/>
        <w:t>Приложение Б</w:t>
      </w:r>
      <w:bookmarkEnd w:id="55"/>
    </w:p>
    <w:p w:rsidR="0022493C" w:rsidRPr="0022493C" w:rsidRDefault="0022493C" w:rsidP="00FA378F">
      <w:pPr>
        <w:pStyle w:val="a5"/>
        <w:ind w:firstLine="0"/>
        <w:jc w:val="center"/>
      </w:pPr>
      <w:r w:rsidRPr="0022493C">
        <w:t>(Обязательное)</w:t>
      </w:r>
    </w:p>
    <w:p w:rsidR="0022493C" w:rsidRDefault="0022493C" w:rsidP="00FA378F">
      <w:pPr>
        <w:pStyle w:val="a5"/>
        <w:ind w:firstLine="0"/>
        <w:jc w:val="center"/>
      </w:pPr>
      <w:r>
        <w:t>Менеджер паролей</w:t>
      </w:r>
    </w:p>
    <w:p w:rsidR="0022493C" w:rsidRDefault="0022493C" w:rsidP="00FA378F">
      <w:pPr>
        <w:pStyle w:val="a5"/>
        <w:ind w:firstLine="0"/>
        <w:jc w:val="center"/>
      </w:pPr>
      <w:r>
        <w:t>Листинг программы</w:t>
      </w:r>
    </w:p>
    <w:p w:rsidR="0022493C" w:rsidRDefault="0022493C">
      <w:pPr>
        <w:spacing w:after="160" w:line="259" w:lineRule="auto"/>
        <w:rPr>
          <w:rFonts w:cs="Times New Roman"/>
          <w:szCs w:val="28"/>
          <w:shd w:val="clear" w:color="auto" w:fill="FFFFFF"/>
          <w:lang w:eastAsia="ru-RU"/>
        </w:rPr>
      </w:pPr>
      <w:r>
        <w:br w:type="page"/>
      </w:r>
    </w:p>
    <w:p w:rsidR="00694D3B" w:rsidRPr="007056FB" w:rsidRDefault="00694D3B" w:rsidP="00694D3B">
      <w:pPr>
        <w:spacing w:after="160" w:line="259" w:lineRule="auto"/>
        <w:jc w:val="center"/>
        <w:rPr>
          <w:lang w:val="en-US"/>
        </w:rPr>
      </w:pPr>
      <w:r>
        <w:lastRenderedPageBreak/>
        <w:t>Файл</w:t>
      </w:r>
      <w:r w:rsidRPr="007056FB">
        <w:rPr>
          <w:lang w:val="en-US"/>
        </w:rPr>
        <w:t xml:space="preserve"> «</w:t>
      </w:r>
      <w:r w:rsidRPr="00694D3B">
        <w:rPr>
          <w:i/>
          <w:lang w:val="en-US"/>
        </w:rPr>
        <w:t>Password</w:t>
      </w:r>
      <w:r w:rsidRPr="007056FB">
        <w:rPr>
          <w:i/>
          <w:lang w:val="en-US"/>
        </w:rPr>
        <w:t>.</w:t>
      </w:r>
      <w:r w:rsidRPr="00B34FC9">
        <w:rPr>
          <w:i/>
          <w:lang w:val="en-US"/>
        </w:rPr>
        <w:t>cs</w:t>
      </w:r>
      <w:r w:rsidRPr="007056FB">
        <w:rPr>
          <w:lang w:val="en-US"/>
        </w:rPr>
        <w:t>»</w:t>
      </w:r>
    </w:p>
    <w:p w:rsidR="00694D3B" w:rsidRPr="00694D3B" w:rsidRDefault="00694D3B" w:rsidP="00694D3B">
      <w:pPr>
        <w:pStyle w:val="af2"/>
      </w:pPr>
      <w:r w:rsidRPr="00694D3B">
        <w:t>using System;</w:t>
      </w:r>
    </w:p>
    <w:p w:rsidR="00694D3B" w:rsidRPr="00694D3B" w:rsidRDefault="00694D3B" w:rsidP="00694D3B">
      <w:pPr>
        <w:pStyle w:val="af2"/>
      </w:pPr>
      <w:r w:rsidRPr="00694D3B">
        <w:t>using System.Text;</w:t>
      </w:r>
    </w:p>
    <w:p w:rsidR="00694D3B" w:rsidRPr="00694D3B" w:rsidRDefault="00694D3B" w:rsidP="00694D3B">
      <w:pPr>
        <w:pStyle w:val="af2"/>
      </w:pPr>
      <w:r w:rsidRPr="00694D3B">
        <w:t>using System.Security.Cryptography;</w:t>
      </w:r>
    </w:p>
    <w:p w:rsidR="00694D3B" w:rsidRPr="00694D3B" w:rsidRDefault="00694D3B" w:rsidP="00694D3B">
      <w:pPr>
        <w:pStyle w:val="af2"/>
      </w:pPr>
      <w:r w:rsidRPr="00694D3B">
        <w:t>using System.Windows.Forms;</w:t>
      </w:r>
    </w:p>
    <w:p w:rsidR="00694D3B" w:rsidRPr="00694D3B" w:rsidRDefault="00694D3B" w:rsidP="00694D3B">
      <w:pPr>
        <w:pStyle w:val="af2"/>
      </w:pPr>
      <w:r w:rsidRPr="00694D3B">
        <w:t>using Newtonsoft.Json;</w:t>
      </w:r>
    </w:p>
    <w:p w:rsidR="00694D3B" w:rsidRPr="00694D3B" w:rsidRDefault="00694D3B" w:rsidP="00694D3B">
      <w:pPr>
        <w:pStyle w:val="af2"/>
      </w:pPr>
      <w:r w:rsidRPr="00694D3B">
        <w:t>using Newtonsoft.Json.Linq;</w:t>
      </w:r>
    </w:p>
    <w:p w:rsidR="00694D3B" w:rsidRPr="00694D3B" w:rsidRDefault="00694D3B" w:rsidP="00694D3B">
      <w:pPr>
        <w:pStyle w:val="af2"/>
      </w:pPr>
    </w:p>
    <w:p w:rsidR="00694D3B" w:rsidRPr="00694D3B" w:rsidRDefault="00694D3B" w:rsidP="00694D3B">
      <w:pPr>
        <w:pStyle w:val="af2"/>
      </w:pPr>
      <w:r w:rsidRPr="00694D3B">
        <w:t>using System.Timers;</w:t>
      </w:r>
    </w:p>
    <w:p w:rsidR="00694D3B" w:rsidRPr="00694D3B" w:rsidRDefault="00694D3B" w:rsidP="00694D3B">
      <w:pPr>
        <w:pStyle w:val="af2"/>
      </w:pPr>
      <w:r w:rsidRPr="00694D3B">
        <w:t>using Timer = System.Timers.Timer;</w:t>
      </w:r>
    </w:p>
    <w:p w:rsidR="00694D3B" w:rsidRPr="00694D3B" w:rsidRDefault="00694D3B" w:rsidP="00694D3B">
      <w:pPr>
        <w:pStyle w:val="af2"/>
      </w:pPr>
      <w:r w:rsidRPr="00694D3B">
        <w:t>using System.Security.Cryptography.Xml;</w:t>
      </w:r>
    </w:p>
    <w:p w:rsidR="00694D3B" w:rsidRPr="00694D3B" w:rsidRDefault="00694D3B" w:rsidP="00694D3B">
      <w:pPr>
        <w:pStyle w:val="af2"/>
      </w:pPr>
      <w:r w:rsidRPr="00694D3B">
        <w:t>using PasswordManager.Classes;</w:t>
      </w:r>
    </w:p>
    <w:p w:rsidR="00694D3B" w:rsidRPr="00694D3B" w:rsidRDefault="00694D3B" w:rsidP="00694D3B">
      <w:pPr>
        <w:pStyle w:val="af2"/>
      </w:pPr>
      <w:r w:rsidRPr="00694D3B">
        <w:t>using System.Threading;</w:t>
      </w:r>
    </w:p>
    <w:p w:rsidR="00694D3B" w:rsidRPr="00694D3B" w:rsidRDefault="00694D3B" w:rsidP="00694D3B">
      <w:pPr>
        <w:pStyle w:val="af2"/>
      </w:pPr>
    </w:p>
    <w:p w:rsidR="00694D3B" w:rsidRPr="00694D3B" w:rsidRDefault="00694D3B" w:rsidP="00694D3B">
      <w:pPr>
        <w:pStyle w:val="af2"/>
      </w:pPr>
      <w:r w:rsidRPr="00694D3B">
        <w:t>namespace PasswordManager</w:t>
      </w:r>
    </w:p>
    <w:p w:rsidR="00694D3B" w:rsidRPr="00694D3B" w:rsidRDefault="00694D3B" w:rsidP="00694D3B">
      <w:pPr>
        <w:pStyle w:val="af2"/>
      </w:pPr>
      <w:r w:rsidRPr="00694D3B">
        <w:t>{</w:t>
      </w:r>
    </w:p>
    <w:p w:rsidR="00694D3B" w:rsidRPr="00694D3B" w:rsidRDefault="00694D3B" w:rsidP="00694D3B">
      <w:pPr>
        <w:pStyle w:val="af2"/>
      </w:pPr>
      <w:r w:rsidRPr="00694D3B">
        <w:t xml:space="preserve">    public class Password : IDisposable</w:t>
      </w:r>
    </w:p>
    <w:p w:rsidR="00694D3B" w:rsidRPr="004F4663" w:rsidRDefault="00694D3B" w:rsidP="00694D3B">
      <w:pPr>
        <w:pStyle w:val="af2"/>
        <w:rPr>
          <w:lang w:val="ru-RU"/>
        </w:rPr>
      </w:pPr>
      <w:r w:rsidRPr="00694D3B">
        <w:t xml:space="preserve">    </w:t>
      </w:r>
      <w:r w:rsidRPr="004F4663">
        <w:rPr>
          <w:lang w:val="ru-RU"/>
        </w:rPr>
        <w:t>{</w:t>
      </w:r>
    </w:p>
    <w:p w:rsidR="00694D3B" w:rsidRPr="007056FB" w:rsidRDefault="00694D3B" w:rsidP="00694D3B">
      <w:pPr>
        <w:pStyle w:val="af2"/>
        <w:rPr>
          <w:lang w:val="ru-RU"/>
        </w:rPr>
      </w:pPr>
      <w:r w:rsidRPr="004F4663">
        <w:rPr>
          <w:lang w:val="ru-RU"/>
        </w:rPr>
        <w:t xml:space="preserve">        </w:t>
      </w:r>
      <w:r w:rsidRPr="007056FB">
        <w:rPr>
          <w:lang w:val="ru-RU"/>
        </w:rPr>
        <w:t xml:space="preserve">//отдельно указывать длину каждого поля необходимо для функции </w:t>
      </w:r>
      <w:r>
        <w:t>Protect</w:t>
      </w:r>
      <w:r w:rsidRPr="007056FB">
        <w:rPr>
          <w:lang w:val="ru-RU"/>
        </w:rPr>
        <w:t xml:space="preserve"> и </w:t>
      </w:r>
      <w:r>
        <w:t>unprotect</w:t>
      </w:r>
      <w:r w:rsidRPr="007056FB">
        <w:rPr>
          <w:lang w:val="ru-RU"/>
        </w:rPr>
        <w:t xml:space="preserve"> (тк в оперативке оказывается защита памяти идет блоками по 16 байт)</w:t>
      </w:r>
    </w:p>
    <w:p w:rsidR="00694D3B" w:rsidRPr="00694D3B" w:rsidRDefault="00694D3B" w:rsidP="00694D3B">
      <w:pPr>
        <w:pStyle w:val="af2"/>
      </w:pPr>
      <w:r w:rsidRPr="007056FB">
        <w:rPr>
          <w:lang w:val="ru-RU"/>
        </w:rPr>
        <w:t xml:space="preserve">        </w:t>
      </w:r>
      <w:r w:rsidRPr="00694D3B">
        <w:t>[JsonProperty]</w:t>
      </w:r>
    </w:p>
    <w:p w:rsidR="00694D3B" w:rsidRPr="00694D3B" w:rsidRDefault="00694D3B" w:rsidP="00694D3B">
      <w:pPr>
        <w:pStyle w:val="af2"/>
      </w:pPr>
      <w:r w:rsidRPr="00694D3B">
        <w:t xml:space="preserve">        byte[] password_masterKey;</w:t>
      </w:r>
    </w:p>
    <w:p w:rsidR="00694D3B" w:rsidRPr="00694D3B" w:rsidRDefault="00694D3B" w:rsidP="00694D3B">
      <w:pPr>
        <w:pStyle w:val="af2"/>
      </w:pPr>
      <w:r w:rsidRPr="00694D3B">
        <w:t xml:space="preserve">        [JsonProperty]</w:t>
      </w:r>
    </w:p>
    <w:p w:rsidR="00694D3B" w:rsidRPr="00694D3B" w:rsidRDefault="00694D3B" w:rsidP="00694D3B">
      <w:pPr>
        <w:pStyle w:val="af2"/>
      </w:pPr>
      <w:r w:rsidRPr="00694D3B">
        <w:t xml:space="preserve">        int password_masterKey_len;</w:t>
      </w:r>
    </w:p>
    <w:p w:rsidR="00694D3B" w:rsidRPr="00694D3B" w:rsidRDefault="00694D3B" w:rsidP="00694D3B">
      <w:pPr>
        <w:pStyle w:val="af2"/>
      </w:pPr>
      <w:r w:rsidRPr="00694D3B">
        <w:t xml:space="preserve">        [JsonProperty]</w:t>
      </w:r>
    </w:p>
    <w:p w:rsidR="00694D3B" w:rsidRPr="00694D3B" w:rsidRDefault="00694D3B" w:rsidP="00694D3B">
      <w:pPr>
        <w:pStyle w:val="af2"/>
      </w:pPr>
      <w:r w:rsidRPr="00694D3B">
        <w:t xml:space="preserve">        byte[] encryptedPassword;</w:t>
      </w:r>
    </w:p>
    <w:p w:rsidR="00694D3B" w:rsidRPr="00694D3B" w:rsidRDefault="00694D3B" w:rsidP="00694D3B">
      <w:pPr>
        <w:pStyle w:val="af2"/>
      </w:pPr>
      <w:r w:rsidRPr="00694D3B">
        <w:t xml:space="preserve">        [JsonProperty]</w:t>
      </w:r>
    </w:p>
    <w:p w:rsidR="00694D3B" w:rsidRPr="00694D3B" w:rsidRDefault="00694D3B" w:rsidP="00694D3B">
      <w:pPr>
        <w:pStyle w:val="af2"/>
      </w:pPr>
      <w:r w:rsidRPr="00694D3B">
        <w:t xml:space="preserve">        int encryptedPassword_len;</w:t>
      </w:r>
    </w:p>
    <w:p w:rsidR="00694D3B" w:rsidRPr="00694D3B" w:rsidRDefault="00694D3B" w:rsidP="00694D3B">
      <w:pPr>
        <w:pStyle w:val="af2"/>
      </w:pPr>
      <w:r w:rsidRPr="00694D3B">
        <w:t xml:space="preserve">        [JsonProperty]</w:t>
      </w:r>
    </w:p>
    <w:p w:rsidR="00694D3B" w:rsidRPr="00694D3B" w:rsidRDefault="00694D3B" w:rsidP="00694D3B">
      <w:pPr>
        <w:pStyle w:val="af2"/>
      </w:pPr>
      <w:r w:rsidRPr="00694D3B">
        <w:t xml:space="preserve">        byte[] password_salt;</w:t>
      </w:r>
    </w:p>
    <w:p w:rsidR="00694D3B" w:rsidRPr="00694D3B" w:rsidRDefault="00694D3B" w:rsidP="00694D3B">
      <w:pPr>
        <w:pStyle w:val="af2"/>
      </w:pPr>
      <w:r w:rsidRPr="00694D3B">
        <w:t xml:space="preserve">        [JsonProperty]</w:t>
      </w:r>
    </w:p>
    <w:p w:rsidR="00694D3B" w:rsidRPr="00694D3B" w:rsidRDefault="00694D3B" w:rsidP="00694D3B">
      <w:pPr>
        <w:pStyle w:val="af2"/>
      </w:pPr>
      <w:r w:rsidRPr="00694D3B">
        <w:t xml:space="preserve">        int password_salt_len;</w:t>
      </w:r>
    </w:p>
    <w:p w:rsidR="00694D3B" w:rsidRPr="00694D3B" w:rsidRDefault="00694D3B" w:rsidP="00694D3B">
      <w:pPr>
        <w:pStyle w:val="af2"/>
      </w:pPr>
      <w:r w:rsidRPr="00694D3B">
        <w:t xml:space="preserve">        [JsonProperty]</w:t>
      </w:r>
    </w:p>
    <w:p w:rsidR="00694D3B" w:rsidRPr="00694D3B" w:rsidRDefault="00694D3B" w:rsidP="00694D3B">
      <w:pPr>
        <w:pStyle w:val="af2"/>
      </w:pPr>
      <w:r w:rsidRPr="00694D3B">
        <w:t xml:space="preserve">        byte[] password_IV;</w:t>
      </w:r>
    </w:p>
    <w:p w:rsidR="00694D3B" w:rsidRPr="00694D3B" w:rsidRDefault="00694D3B" w:rsidP="00694D3B">
      <w:pPr>
        <w:pStyle w:val="af2"/>
      </w:pPr>
      <w:r w:rsidRPr="00694D3B">
        <w:t xml:space="preserve">        [JsonProperty]</w:t>
      </w:r>
    </w:p>
    <w:p w:rsidR="00694D3B" w:rsidRPr="00694D3B" w:rsidRDefault="00694D3B" w:rsidP="00694D3B">
      <w:pPr>
        <w:pStyle w:val="af2"/>
      </w:pPr>
      <w:r w:rsidRPr="00694D3B">
        <w:t xml:space="preserve">        int password_IV_len;</w:t>
      </w:r>
    </w:p>
    <w:p w:rsidR="00694D3B" w:rsidRPr="00694D3B" w:rsidRDefault="00694D3B" w:rsidP="00694D3B">
      <w:pPr>
        <w:pStyle w:val="af2"/>
      </w:pPr>
      <w:r w:rsidRPr="00694D3B">
        <w:t xml:space="preserve">        [JsonProperty]</w:t>
      </w:r>
    </w:p>
    <w:p w:rsidR="00694D3B" w:rsidRPr="00694D3B" w:rsidRDefault="00694D3B" w:rsidP="00694D3B">
      <w:pPr>
        <w:pStyle w:val="af2"/>
      </w:pPr>
      <w:r w:rsidRPr="00694D3B">
        <w:t xml:space="preserve">        const int blockSize = 16;</w:t>
      </w:r>
    </w:p>
    <w:p w:rsidR="00694D3B" w:rsidRPr="00694D3B" w:rsidRDefault="00694D3B" w:rsidP="00694D3B">
      <w:pPr>
        <w:pStyle w:val="af2"/>
      </w:pPr>
      <w:r w:rsidRPr="00694D3B">
        <w:t xml:space="preserve">        public Password(string password, MasterKey key) </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setPassword(password, key);</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///&lt;Summary&gt;</w:t>
      </w:r>
    </w:p>
    <w:p w:rsidR="00694D3B" w:rsidRPr="00694D3B" w:rsidRDefault="00694D3B" w:rsidP="00694D3B">
      <w:pPr>
        <w:pStyle w:val="af2"/>
      </w:pPr>
      <w:r w:rsidRPr="00694D3B">
        <w:t xml:space="preserve">        ///</w:t>
      </w:r>
      <w:r>
        <w:t>Конструктор</w:t>
      </w:r>
      <w:r w:rsidRPr="00694D3B">
        <w:t xml:space="preserve"> </w:t>
      </w:r>
      <w:r>
        <w:t>класса</w:t>
      </w:r>
      <w:r w:rsidRPr="00694D3B">
        <w:t xml:space="preserve"> </w:t>
      </w:r>
      <w:r>
        <w:t>для</w:t>
      </w:r>
      <w:r w:rsidRPr="00694D3B">
        <w:t xml:space="preserve"> Json</w:t>
      </w:r>
    </w:p>
    <w:p w:rsidR="00694D3B" w:rsidRPr="00694D3B" w:rsidRDefault="00694D3B" w:rsidP="00694D3B">
      <w:pPr>
        <w:pStyle w:val="af2"/>
      </w:pPr>
      <w:r w:rsidRPr="00694D3B">
        <w:t xml:space="preserve">        ///&lt;/Summary&gt;</w:t>
      </w:r>
    </w:p>
    <w:p w:rsidR="00694D3B" w:rsidRPr="00694D3B" w:rsidRDefault="00694D3B" w:rsidP="00694D3B">
      <w:pPr>
        <w:pStyle w:val="af2"/>
      </w:pPr>
      <w:r w:rsidRPr="00694D3B">
        <w:t xml:space="preserve">        [JsonConstructor]</w:t>
      </w:r>
    </w:p>
    <w:p w:rsidR="00694D3B" w:rsidRPr="00694D3B" w:rsidRDefault="00694D3B" w:rsidP="00694D3B">
      <w:pPr>
        <w:pStyle w:val="af2"/>
      </w:pPr>
      <w:r w:rsidRPr="00694D3B">
        <w:t xml:space="preserve">        private Password(byte[] password_masterKey,int password_masterKey_len,</w:t>
      </w:r>
    </w:p>
    <w:p w:rsidR="00694D3B" w:rsidRPr="00694D3B" w:rsidRDefault="00694D3B" w:rsidP="00694D3B">
      <w:pPr>
        <w:pStyle w:val="af2"/>
      </w:pPr>
      <w:r w:rsidRPr="00694D3B">
        <w:lastRenderedPageBreak/>
        <w:t xml:space="preserve">            byte[] encryptedPassword,             int encryptedPassword_len, </w:t>
      </w:r>
    </w:p>
    <w:p w:rsidR="00694D3B" w:rsidRPr="00694D3B" w:rsidRDefault="00694D3B" w:rsidP="00694D3B">
      <w:pPr>
        <w:pStyle w:val="af2"/>
      </w:pPr>
      <w:r w:rsidRPr="00694D3B">
        <w:t xml:space="preserve">            byte[] password_salt,                 int password_salt_len,</w:t>
      </w:r>
    </w:p>
    <w:p w:rsidR="00694D3B" w:rsidRPr="00694D3B" w:rsidRDefault="00694D3B" w:rsidP="00694D3B">
      <w:pPr>
        <w:pStyle w:val="af2"/>
      </w:pPr>
      <w:r w:rsidRPr="00694D3B">
        <w:t xml:space="preserve">            byte[] password_IV,                   int password_IV_len) </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this.password_masterKey = password_masterKey;</w:t>
      </w:r>
    </w:p>
    <w:p w:rsidR="00694D3B" w:rsidRPr="00694D3B" w:rsidRDefault="00694D3B" w:rsidP="00694D3B">
      <w:pPr>
        <w:pStyle w:val="af2"/>
      </w:pPr>
      <w:r w:rsidRPr="00694D3B">
        <w:t xml:space="preserve">            this.password_masterKey_len = password_masterKey_len;</w:t>
      </w:r>
    </w:p>
    <w:p w:rsidR="00694D3B" w:rsidRPr="00694D3B" w:rsidRDefault="00694D3B" w:rsidP="00694D3B">
      <w:pPr>
        <w:pStyle w:val="af2"/>
      </w:pPr>
      <w:r w:rsidRPr="00694D3B">
        <w:t xml:space="preserve">            this.encryptedPassword = encryptedPassword;</w:t>
      </w:r>
    </w:p>
    <w:p w:rsidR="00694D3B" w:rsidRPr="00694D3B" w:rsidRDefault="00694D3B" w:rsidP="00694D3B">
      <w:pPr>
        <w:pStyle w:val="af2"/>
      </w:pPr>
      <w:r w:rsidRPr="00694D3B">
        <w:t xml:space="preserve">            this.encryptedPassword_len = encryptedPassword_len;</w:t>
      </w:r>
    </w:p>
    <w:p w:rsidR="00694D3B" w:rsidRPr="00694D3B" w:rsidRDefault="00694D3B" w:rsidP="00694D3B">
      <w:pPr>
        <w:pStyle w:val="af2"/>
      </w:pPr>
      <w:r w:rsidRPr="00694D3B">
        <w:t xml:space="preserve">            this.password_salt = password_salt;</w:t>
      </w:r>
    </w:p>
    <w:p w:rsidR="00694D3B" w:rsidRPr="00694D3B" w:rsidRDefault="00694D3B" w:rsidP="00694D3B">
      <w:pPr>
        <w:pStyle w:val="af2"/>
      </w:pPr>
      <w:r w:rsidRPr="00694D3B">
        <w:t xml:space="preserve">            this.password_salt_len = password_salt_len;</w:t>
      </w:r>
    </w:p>
    <w:p w:rsidR="00694D3B" w:rsidRPr="00694D3B" w:rsidRDefault="00694D3B" w:rsidP="00694D3B">
      <w:pPr>
        <w:pStyle w:val="af2"/>
      </w:pPr>
      <w:r w:rsidRPr="00694D3B">
        <w:t xml:space="preserve">            this.password_IV = password_IV;</w:t>
      </w:r>
    </w:p>
    <w:p w:rsidR="00694D3B" w:rsidRPr="00694D3B" w:rsidRDefault="00694D3B" w:rsidP="00694D3B">
      <w:pPr>
        <w:pStyle w:val="af2"/>
      </w:pPr>
      <w:r w:rsidRPr="00694D3B">
        <w:t xml:space="preserve">            this.password_IV_len = password_IV_len;</w:t>
      </w:r>
    </w:p>
    <w:p w:rsidR="00694D3B" w:rsidRPr="00694D3B" w:rsidRDefault="00694D3B" w:rsidP="00694D3B">
      <w:pPr>
        <w:pStyle w:val="af2"/>
      </w:pPr>
      <w:r w:rsidRPr="00694D3B">
        <w:t xml:space="preserve">            ProtectPasswordValuesInOperationalMemory();</w:t>
      </w:r>
    </w:p>
    <w:p w:rsidR="00694D3B" w:rsidRPr="00694D3B" w:rsidRDefault="00694D3B" w:rsidP="00694D3B">
      <w:pPr>
        <w:pStyle w:val="af2"/>
      </w:pPr>
      <w:r w:rsidRPr="00694D3B">
        <w:t xml:space="preserve">        }</w:t>
      </w:r>
    </w:p>
    <w:p w:rsidR="00694D3B" w:rsidRPr="00694D3B" w:rsidRDefault="00694D3B" w:rsidP="00694D3B">
      <w:pPr>
        <w:pStyle w:val="af2"/>
      </w:pPr>
    </w:p>
    <w:p w:rsidR="00694D3B" w:rsidRPr="00694D3B" w:rsidRDefault="00694D3B" w:rsidP="00694D3B">
      <w:pPr>
        <w:pStyle w:val="af2"/>
      </w:pPr>
      <w:r w:rsidRPr="00694D3B">
        <w:t xml:space="preserve">        private byte[] AlignToBlockSize(byte[] data)</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int paddingSize = blockSize - (data.Length % blockSize);</w:t>
      </w:r>
    </w:p>
    <w:p w:rsidR="00694D3B" w:rsidRPr="00694D3B" w:rsidRDefault="00694D3B" w:rsidP="00694D3B">
      <w:pPr>
        <w:pStyle w:val="af2"/>
      </w:pPr>
      <w:r w:rsidRPr="00694D3B">
        <w:t xml:space="preserve">            byte[] alignedData = new byte[data.Length + paddingSize];</w:t>
      </w:r>
    </w:p>
    <w:p w:rsidR="00694D3B" w:rsidRPr="00694D3B" w:rsidRDefault="00694D3B" w:rsidP="00694D3B">
      <w:pPr>
        <w:pStyle w:val="af2"/>
      </w:pPr>
      <w:r w:rsidRPr="00694D3B">
        <w:t xml:space="preserve">            Array.Copy(data, alignedData, data.Length);</w:t>
      </w:r>
    </w:p>
    <w:p w:rsidR="00694D3B" w:rsidRPr="00694D3B" w:rsidRDefault="00694D3B" w:rsidP="00694D3B">
      <w:pPr>
        <w:pStyle w:val="af2"/>
      </w:pPr>
      <w:r w:rsidRPr="00694D3B">
        <w:t xml:space="preserve">            return alignedData;</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private byte[] RestoreOriginalLength(byte[] data, int originalLength)</w:t>
      </w:r>
    </w:p>
    <w:p w:rsidR="00694D3B" w:rsidRPr="007056FB" w:rsidRDefault="00694D3B" w:rsidP="00694D3B">
      <w:pPr>
        <w:pStyle w:val="af2"/>
        <w:rPr>
          <w:lang w:val="ru-RU"/>
        </w:rPr>
      </w:pPr>
      <w:r w:rsidRPr="00694D3B">
        <w:t xml:space="preserve">        </w:t>
      </w:r>
      <w:r w:rsidRPr="007056FB">
        <w:rPr>
          <w:lang w:val="ru-RU"/>
        </w:rPr>
        <w:t>{</w:t>
      </w:r>
    </w:p>
    <w:p w:rsidR="00694D3B" w:rsidRPr="007056FB" w:rsidRDefault="00694D3B" w:rsidP="00694D3B">
      <w:pPr>
        <w:pStyle w:val="af2"/>
        <w:rPr>
          <w:lang w:val="ru-RU"/>
        </w:rPr>
      </w:pPr>
      <w:r w:rsidRPr="007056FB">
        <w:rPr>
          <w:lang w:val="ru-RU"/>
        </w:rPr>
        <w:t xml:space="preserve">            </w:t>
      </w:r>
      <w:r>
        <w:t>if</w:t>
      </w:r>
      <w:r w:rsidRPr="007056FB">
        <w:rPr>
          <w:lang w:val="ru-RU"/>
        </w:rPr>
        <w:t xml:space="preserve"> (</w:t>
      </w:r>
      <w:r>
        <w:t>data</w:t>
      </w:r>
      <w:r w:rsidRPr="007056FB">
        <w:rPr>
          <w:lang w:val="ru-RU"/>
        </w:rPr>
        <w:t>.</w:t>
      </w:r>
      <w:r>
        <w:t>Length</w:t>
      </w:r>
      <w:r w:rsidRPr="007056FB">
        <w:rPr>
          <w:lang w:val="ru-RU"/>
        </w:rPr>
        <w:t xml:space="preserve"> == </w:t>
      </w:r>
      <w:r>
        <w:t>originalLength</w:t>
      </w:r>
      <w:r w:rsidRPr="007056FB">
        <w:rPr>
          <w:lang w:val="ru-RU"/>
        </w:rPr>
        <w:t>)</w:t>
      </w:r>
    </w:p>
    <w:p w:rsidR="00694D3B" w:rsidRPr="007056FB" w:rsidRDefault="00694D3B" w:rsidP="00694D3B">
      <w:pPr>
        <w:pStyle w:val="af2"/>
        <w:rPr>
          <w:lang w:val="ru-RU"/>
        </w:rPr>
      </w:pPr>
      <w:r w:rsidRPr="007056FB">
        <w:rPr>
          <w:lang w:val="ru-RU"/>
        </w:rPr>
        <w:t xml:space="preserve">            {</w:t>
      </w:r>
    </w:p>
    <w:p w:rsidR="00694D3B" w:rsidRPr="007056FB" w:rsidRDefault="00694D3B" w:rsidP="00694D3B">
      <w:pPr>
        <w:pStyle w:val="af2"/>
        <w:rPr>
          <w:lang w:val="ru-RU"/>
        </w:rPr>
      </w:pPr>
      <w:r w:rsidRPr="007056FB">
        <w:rPr>
          <w:lang w:val="ru-RU"/>
        </w:rPr>
        <w:t xml:space="preserve">                </w:t>
      </w:r>
      <w:r>
        <w:t>return</w:t>
      </w:r>
      <w:r w:rsidRPr="007056FB">
        <w:rPr>
          <w:lang w:val="ru-RU"/>
        </w:rPr>
        <w:t xml:space="preserve"> </w:t>
      </w:r>
      <w:r>
        <w:t>data</w:t>
      </w:r>
      <w:r w:rsidRPr="007056FB">
        <w:rPr>
          <w:lang w:val="ru-RU"/>
        </w:rPr>
        <w:t>; // Если длина уже соответствует исходной, возвращаем массив без изменений</w:t>
      </w:r>
    </w:p>
    <w:p w:rsidR="00694D3B" w:rsidRPr="00694D3B" w:rsidRDefault="00694D3B" w:rsidP="00694D3B">
      <w:pPr>
        <w:pStyle w:val="af2"/>
      </w:pPr>
      <w:r w:rsidRPr="007056FB">
        <w:rPr>
          <w:lang w:val="ru-RU"/>
        </w:rPr>
        <w:t xml:space="preserve">            </w:t>
      </w:r>
      <w:r w:rsidRPr="00694D3B">
        <w:t>}</w:t>
      </w:r>
    </w:p>
    <w:p w:rsidR="00694D3B" w:rsidRPr="00694D3B" w:rsidRDefault="00694D3B" w:rsidP="00694D3B">
      <w:pPr>
        <w:pStyle w:val="af2"/>
      </w:pPr>
    </w:p>
    <w:p w:rsidR="00694D3B" w:rsidRPr="00694D3B" w:rsidRDefault="00694D3B" w:rsidP="00694D3B">
      <w:pPr>
        <w:pStyle w:val="af2"/>
      </w:pPr>
      <w:r w:rsidRPr="00694D3B">
        <w:t xml:space="preserve">            byte[] restoredData = new byte[originalLength];</w:t>
      </w:r>
    </w:p>
    <w:p w:rsidR="00694D3B" w:rsidRPr="00694D3B" w:rsidRDefault="00694D3B" w:rsidP="00694D3B">
      <w:pPr>
        <w:pStyle w:val="af2"/>
      </w:pPr>
      <w:r w:rsidRPr="00694D3B">
        <w:t xml:space="preserve">            Array.Copy(data, restoredData, originalLength);</w:t>
      </w:r>
    </w:p>
    <w:p w:rsidR="00694D3B" w:rsidRPr="00694D3B" w:rsidRDefault="00694D3B" w:rsidP="00694D3B">
      <w:pPr>
        <w:pStyle w:val="af2"/>
      </w:pPr>
      <w:r w:rsidRPr="00694D3B">
        <w:t xml:space="preserve">            return restoredData;</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private void ProtectPasswordValuesInOperationalMemory() </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encryptedPassword = AlignToBlockSize(encryptedPassword);</w:t>
      </w:r>
    </w:p>
    <w:p w:rsidR="00694D3B" w:rsidRPr="00694D3B" w:rsidRDefault="00694D3B" w:rsidP="00694D3B">
      <w:pPr>
        <w:pStyle w:val="af2"/>
      </w:pPr>
      <w:r w:rsidRPr="00694D3B">
        <w:t xml:space="preserve">            password_salt = AlignToBlockSize(password_salt);</w:t>
      </w:r>
    </w:p>
    <w:p w:rsidR="00694D3B" w:rsidRPr="00694D3B" w:rsidRDefault="00694D3B" w:rsidP="00694D3B">
      <w:pPr>
        <w:pStyle w:val="af2"/>
      </w:pPr>
      <w:r w:rsidRPr="00694D3B">
        <w:t xml:space="preserve">            password_IV = AlignToBlockSize(password_IV);</w:t>
      </w:r>
    </w:p>
    <w:p w:rsidR="00694D3B" w:rsidRPr="00694D3B" w:rsidRDefault="00694D3B" w:rsidP="00694D3B">
      <w:pPr>
        <w:pStyle w:val="af2"/>
      </w:pPr>
      <w:r w:rsidRPr="00694D3B">
        <w:t xml:space="preserve">            password_masterKey = AlignToBlockSize(password_masterKey);</w:t>
      </w:r>
    </w:p>
    <w:p w:rsidR="00694D3B" w:rsidRPr="00694D3B" w:rsidRDefault="00694D3B" w:rsidP="00694D3B">
      <w:pPr>
        <w:pStyle w:val="af2"/>
      </w:pPr>
      <w:r w:rsidRPr="00694D3B">
        <w:t xml:space="preserve">            ProtectedMemory.Protect(encryptedPassword, MemoryProtectionScope.SameLogon);</w:t>
      </w:r>
    </w:p>
    <w:p w:rsidR="00694D3B" w:rsidRPr="00694D3B" w:rsidRDefault="00694D3B" w:rsidP="00694D3B">
      <w:pPr>
        <w:pStyle w:val="af2"/>
      </w:pPr>
      <w:r w:rsidRPr="00694D3B">
        <w:t xml:space="preserve">            ProtectedMemory.Protect(password_salt, MemoryProtectionScope.SameLogon);     </w:t>
      </w:r>
    </w:p>
    <w:p w:rsidR="00694D3B" w:rsidRPr="00694D3B" w:rsidRDefault="00694D3B" w:rsidP="00694D3B">
      <w:pPr>
        <w:pStyle w:val="af2"/>
      </w:pPr>
      <w:r w:rsidRPr="00694D3B">
        <w:lastRenderedPageBreak/>
        <w:t xml:space="preserve">            ProtectedMemory.Protect(password_IV, MemoryProtectionScope.SameLogon);      </w:t>
      </w:r>
    </w:p>
    <w:p w:rsidR="00694D3B" w:rsidRPr="00694D3B" w:rsidRDefault="00694D3B" w:rsidP="00694D3B">
      <w:pPr>
        <w:pStyle w:val="af2"/>
      </w:pPr>
      <w:r w:rsidRPr="00694D3B">
        <w:t xml:space="preserve">            ProtectedMemory.Protect(password_masterKey, MemoryProtectionScope.SameLogon);</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private void UnprotectPasswordValuesInOperationalMemory()</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ProtectedMemory.Unprotect(encryptedPassword, MemoryProtectionScope.SameLogon);</w:t>
      </w:r>
    </w:p>
    <w:p w:rsidR="00694D3B" w:rsidRPr="00694D3B" w:rsidRDefault="00694D3B" w:rsidP="00694D3B">
      <w:pPr>
        <w:pStyle w:val="af2"/>
      </w:pPr>
      <w:r w:rsidRPr="00694D3B">
        <w:t xml:space="preserve">            ProtectedMemory.Unprotect(password_salt, MemoryProtectionScope.SameLogon);        </w:t>
      </w:r>
    </w:p>
    <w:p w:rsidR="00694D3B" w:rsidRPr="00694D3B" w:rsidRDefault="00694D3B" w:rsidP="00694D3B">
      <w:pPr>
        <w:pStyle w:val="af2"/>
      </w:pPr>
      <w:r w:rsidRPr="00694D3B">
        <w:t xml:space="preserve">            ProtectedMemory.Unprotect(password_IV, MemoryProtectionScope.SameLogon);          </w:t>
      </w:r>
    </w:p>
    <w:p w:rsidR="00694D3B" w:rsidRPr="00694D3B" w:rsidRDefault="00694D3B" w:rsidP="00694D3B">
      <w:pPr>
        <w:pStyle w:val="af2"/>
      </w:pPr>
      <w:r w:rsidRPr="00694D3B">
        <w:t xml:space="preserve">            ProtectedMemory.Unprotect(password_masterKey, MemoryProtectionScope.SameLogon);</w:t>
      </w:r>
    </w:p>
    <w:p w:rsidR="00694D3B" w:rsidRPr="00694D3B" w:rsidRDefault="00694D3B" w:rsidP="00694D3B">
      <w:pPr>
        <w:pStyle w:val="af2"/>
      </w:pPr>
      <w:r w:rsidRPr="00694D3B">
        <w:t xml:space="preserve">            encryptedPassword = RestoreOriginalLength(encryptedPassword, encryptedPassword_len);</w:t>
      </w:r>
    </w:p>
    <w:p w:rsidR="00694D3B" w:rsidRPr="00694D3B" w:rsidRDefault="00694D3B" w:rsidP="00694D3B">
      <w:pPr>
        <w:pStyle w:val="af2"/>
      </w:pPr>
      <w:r w:rsidRPr="00694D3B">
        <w:t xml:space="preserve">            password_salt = RestoreOriginalLength(password_salt, password_salt_len);</w:t>
      </w:r>
    </w:p>
    <w:p w:rsidR="00694D3B" w:rsidRPr="00694D3B" w:rsidRDefault="00694D3B" w:rsidP="00694D3B">
      <w:pPr>
        <w:pStyle w:val="af2"/>
      </w:pPr>
      <w:r w:rsidRPr="00694D3B">
        <w:t xml:space="preserve">            password_IV = RestoreOriginalLength(password_IV, password_IV_len);</w:t>
      </w:r>
    </w:p>
    <w:p w:rsidR="00694D3B" w:rsidRPr="00694D3B" w:rsidRDefault="00694D3B" w:rsidP="00694D3B">
      <w:pPr>
        <w:pStyle w:val="af2"/>
      </w:pPr>
      <w:r w:rsidRPr="00694D3B">
        <w:t xml:space="preserve">            password_masterKey = RestoreOriginalLength(password_masterKey, password_masterKey_len);</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private void setPassword(string password, MasterKey key)</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if (password == null || password.Length == 0 || key == null || key._keyLen == 0)</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throw new ArgumentNullException();</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using (var aes = new AesManaged())</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byte[] salt = new byte[8];</w:t>
      </w:r>
    </w:p>
    <w:p w:rsidR="00694D3B" w:rsidRPr="00694D3B" w:rsidRDefault="00694D3B" w:rsidP="00694D3B">
      <w:pPr>
        <w:pStyle w:val="af2"/>
      </w:pPr>
    </w:p>
    <w:p w:rsidR="00694D3B" w:rsidRPr="00694D3B" w:rsidRDefault="00694D3B" w:rsidP="00694D3B">
      <w:pPr>
        <w:pStyle w:val="af2"/>
      </w:pPr>
      <w:r w:rsidRPr="00694D3B">
        <w:t xml:space="preserve">                using (var rng = new RNGCryptoServiceProvider())</w:t>
      </w:r>
    </w:p>
    <w:p w:rsidR="00694D3B" w:rsidRPr="004F4663" w:rsidRDefault="00694D3B" w:rsidP="00694D3B">
      <w:pPr>
        <w:pStyle w:val="af2"/>
        <w:rPr>
          <w:lang w:val="ru-RU"/>
        </w:rPr>
      </w:pPr>
      <w:r w:rsidRPr="00694D3B">
        <w:t xml:space="preserve">                </w:t>
      </w:r>
      <w:r w:rsidRPr="004F4663">
        <w:rPr>
          <w:lang w:val="ru-RU"/>
        </w:rPr>
        <w:t>{</w:t>
      </w:r>
    </w:p>
    <w:p w:rsidR="00694D3B" w:rsidRPr="00F17B0F" w:rsidRDefault="00694D3B" w:rsidP="00694D3B">
      <w:pPr>
        <w:pStyle w:val="af2"/>
        <w:rPr>
          <w:lang w:val="ru-RU"/>
        </w:rPr>
      </w:pPr>
      <w:r w:rsidRPr="004F4663">
        <w:rPr>
          <w:lang w:val="ru-RU"/>
        </w:rPr>
        <w:t xml:space="preserve">                    </w:t>
      </w:r>
      <w:r>
        <w:t>rng</w:t>
      </w:r>
      <w:r w:rsidRPr="00F17B0F">
        <w:rPr>
          <w:lang w:val="ru-RU"/>
        </w:rPr>
        <w:t>.</w:t>
      </w:r>
      <w:r>
        <w:t>GetBytes</w:t>
      </w:r>
      <w:r w:rsidRPr="00F17B0F">
        <w:rPr>
          <w:lang w:val="ru-RU"/>
        </w:rPr>
        <w:t>(</w:t>
      </w:r>
      <w:r>
        <w:t>salt</w:t>
      </w:r>
      <w:r w:rsidRPr="00F17B0F">
        <w:rPr>
          <w:lang w:val="ru-RU"/>
        </w:rPr>
        <w:t>);                                 //Здесь генерируется соль для пароля</w:t>
      </w:r>
    </w:p>
    <w:p w:rsidR="00694D3B" w:rsidRPr="00694D3B" w:rsidRDefault="00694D3B" w:rsidP="00694D3B">
      <w:pPr>
        <w:pStyle w:val="af2"/>
      </w:pPr>
      <w:r w:rsidRPr="00F17B0F">
        <w:rPr>
          <w:lang w:val="ru-RU"/>
        </w:rPr>
        <w:t xml:space="preserve">                </w:t>
      </w:r>
      <w:r w:rsidRPr="00694D3B">
        <w:t>}</w:t>
      </w:r>
    </w:p>
    <w:p w:rsidR="00694D3B" w:rsidRPr="00694D3B" w:rsidRDefault="00694D3B" w:rsidP="00694D3B">
      <w:pPr>
        <w:pStyle w:val="af2"/>
      </w:pPr>
    </w:p>
    <w:p w:rsidR="00694D3B" w:rsidRPr="00694D3B" w:rsidRDefault="00694D3B" w:rsidP="00694D3B">
      <w:pPr>
        <w:pStyle w:val="af2"/>
      </w:pPr>
      <w:r w:rsidRPr="00694D3B">
        <w:t xml:space="preserve">                aes.KeySize = 256;</w:t>
      </w:r>
    </w:p>
    <w:p w:rsidR="00694D3B" w:rsidRPr="00694D3B" w:rsidRDefault="00694D3B" w:rsidP="00694D3B">
      <w:pPr>
        <w:pStyle w:val="af2"/>
      </w:pPr>
      <w:r w:rsidRPr="00694D3B">
        <w:t xml:space="preserve">                aes.BlockSize = 128;</w:t>
      </w:r>
    </w:p>
    <w:p w:rsidR="00694D3B" w:rsidRPr="00694D3B" w:rsidRDefault="00694D3B" w:rsidP="00694D3B">
      <w:pPr>
        <w:pStyle w:val="af2"/>
      </w:pPr>
      <w:r w:rsidRPr="00694D3B">
        <w:t xml:space="preserve">                aes.Mode = CipherMode.CBC;</w:t>
      </w:r>
    </w:p>
    <w:p w:rsidR="00694D3B" w:rsidRPr="00694D3B" w:rsidRDefault="00694D3B" w:rsidP="00694D3B">
      <w:pPr>
        <w:pStyle w:val="af2"/>
      </w:pPr>
      <w:r w:rsidRPr="00694D3B">
        <w:t xml:space="preserve">                aes.Padding = PaddingMode.ISO10126;</w:t>
      </w:r>
    </w:p>
    <w:p w:rsidR="00694D3B" w:rsidRPr="00694D3B" w:rsidRDefault="00694D3B" w:rsidP="00694D3B">
      <w:pPr>
        <w:pStyle w:val="af2"/>
      </w:pPr>
      <w:r w:rsidRPr="00694D3B">
        <w:t xml:space="preserve">                key.unprotectKey();</w:t>
      </w:r>
    </w:p>
    <w:p w:rsidR="00694D3B" w:rsidRPr="00694D3B" w:rsidRDefault="00694D3B" w:rsidP="00694D3B">
      <w:pPr>
        <w:pStyle w:val="af2"/>
      </w:pPr>
      <w:r w:rsidRPr="00694D3B">
        <w:t xml:space="preserve">                var keyGenerator = new Rfc2898DeriveBytes(key.getKey(), salt, 1000);</w:t>
      </w:r>
    </w:p>
    <w:p w:rsidR="00694D3B" w:rsidRPr="00694D3B" w:rsidRDefault="00694D3B" w:rsidP="00694D3B">
      <w:pPr>
        <w:pStyle w:val="af2"/>
      </w:pPr>
      <w:r w:rsidRPr="00694D3B">
        <w:t xml:space="preserve">                key.protectKey();</w:t>
      </w:r>
    </w:p>
    <w:p w:rsidR="00694D3B" w:rsidRPr="00694D3B" w:rsidRDefault="00694D3B" w:rsidP="00694D3B">
      <w:pPr>
        <w:pStyle w:val="af2"/>
      </w:pPr>
      <w:r w:rsidRPr="00694D3B">
        <w:lastRenderedPageBreak/>
        <w:t xml:space="preserve">                aes.Key = keyGenerator.GetBytes(aes.KeySize / 8);   //</w:t>
      </w:r>
      <w:r>
        <w:t>Здесь</w:t>
      </w:r>
      <w:r w:rsidRPr="00694D3B">
        <w:t xml:space="preserve"> </w:t>
      </w:r>
      <w:r>
        <w:t>генерируется</w:t>
      </w:r>
      <w:r w:rsidRPr="00694D3B">
        <w:t xml:space="preserve"> Key </w:t>
      </w:r>
      <w:r>
        <w:t>для</w:t>
      </w:r>
      <w:r w:rsidRPr="00694D3B">
        <w:t xml:space="preserve"> </w:t>
      </w:r>
      <w:r>
        <w:t>пароля</w:t>
      </w:r>
    </w:p>
    <w:p w:rsidR="00694D3B" w:rsidRPr="00694D3B" w:rsidRDefault="00694D3B" w:rsidP="00694D3B">
      <w:pPr>
        <w:pStyle w:val="af2"/>
      </w:pPr>
      <w:r w:rsidRPr="00694D3B">
        <w:t xml:space="preserve">                aes.IV = keyGenerator.GetBytes(aes.BlockSize / 8);  //</w:t>
      </w:r>
      <w:r>
        <w:t>Здесь</w:t>
      </w:r>
      <w:r w:rsidRPr="00694D3B">
        <w:t xml:space="preserve"> </w:t>
      </w:r>
      <w:r>
        <w:t>генерируется</w:t>
      </w:r>
      <w:r w:rsidRPr="00694D3B">
        <w:t xml:space="preserve"> IV </w:t>
      </w:r>
      <w:r>
        <w:t>для</w:t>
      </w:r>
      <w:r w:rsidRPr="00694D3B">
        <w:t xml:space="preserve"> </w:t>
      </w:r>
      <w:r>
        <w:t>пароля</w:t>
      </w:r>
    </w:p>
    <w:p w:rsidR="00694D3B" w:rsidRPr="00694D3B" w:rsidRDefault="00694D3B" w:rsidP="00694D3B">
      <w:pPr>
        <w:pStyle w:val="af2"/>
      </w:pPr>
    </w:p>
    <w:p w:rsidR="00694D3B" w:rsidRPr="00694D3B" w:rsidRDefault="00694D3B" w:rsidP="00694D3B">
      <w:pPr>
        <w:pStyle w:val="af2"/>
      </w:pPr>
      <w:r w:rsidRPr="00694D3B">
        <w:t xml:space="preserve">                // </w:t>
      </w:r>
      <w:r>
        <w:t>Шифрование</w:t>
      </w:r>
      <w:r w:rsidRPr="00694D3B">
        <w:t xml:space="preserve"> </w:t>
      </w:r>
      <w:r>
        <w:t>пароля</w:t>
      </w:r>
    </w:p>
    <w:p w:rsidR="00694D3B" w:rsidRPr="00694D3B" w:rsidRDefault="00694D3B" w:rsidP="00694D3B">
      <w:pPr>
        <w:pStyle w:val="af2"/>
      </w:pPr>
      <w:r w:rsidRPr="00694D3B">
        <w:t xml:space="preserve">                using (var encryptor = aes.CreateEncryptor())</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byte[] passwordBytes = System.Text.Encoding.UTF8.GetBytes(password);   </w:t>
      </w:r>
    </w:p>
    <w:p w:rsidR="00694D3B" w:rsidRPr="00694D3B" w:rsidRDefault="00694D3B" w:rsidP="00694D3B">
      <w:pPr>
        <w:pStyle w:val="af2"/>
      </w:pPr>
      <w:r w:rsidRPr="00694D3B">
        <w:t xml:space="preserve">                    encryptedPassword = encryptor.TransformFinalBlock(passwordBytes, 0, passwordBytes.Length);  //</w:t>
      </w:r>
      <w:r>
        <w:t>тут</w:t>
      </w:r>
      <w:r w:rsidRPr="00694D3B">
        <w:t xml:space="preserve"> </w:t>
      </w:r>
      <w:r>
        <w:t>шифруется</w:t>
      </w:r>
      <w:r w:rsidRPr="00694D3B">
        <w:t xml:space="preserve"> </w:t>
      </w:r>
      <w:r>
        <w:t>сам</w:t>
      </w:r>
      <w:r w:rsidRPr="00694D3B">
        <w:t xml:space="preserve"> </w:t>
      </w:r>
      <w:r>
        <w:t>пароль</w:t>
      </w:r>
      <w:r w:rsidRPr="00694D3B">
        <w:t xml:space="preserve"> </w:t>
      </w:r>
      <w:r>
        <w:t>с</w:t>
      </w:r>
      <w:r w:rsidRPr="00694D3B">
        <w:t xml:space="preserve"> </w:t>
      </w:r>
      <w:r>
        <w:t>помощью</w:t>
      </w:r>
      <w:r w:rsidRPr="00694D3B">
        <w:t xml:space="preserve"> </w:t>
      </w:r>
      <w:r>
        <w:t>сгенерированных</w:t>
      </w:r>
      <w:r w:rsidRPr="00694D3B">
        <w:t xml:space="preserve"> </w:t>
      </w:r>
      <w:r>
        <w:t>значений</w:t>
      </w:r>
    </w:p>
    <w:p w:rsidR="00694D3B" w:rsidRPr="00694D3B" w:rsidRDefault="00694D3B" w:rsidP="00694D3B">
      <w:pPr>
        <w:pStyle w:val="af2"/>
      </w:pPr>
      <w:r w:rsidRPr="00694D3B">
        <w:t xml:space="preserve">                    encryptedPassword_len = encryptedPassword.Length;</w:t>
      </w:r>
    </w:p>
    <w:p w:rsidR="00694D3B" w:rsidRPr="00694D3B" w:rsidRDefault="00694D3B" w:rsidP="00694D3B">
      <w:pPr>
        <w:pStyle w:val="af2"/>
      </w:pPr>
      <w:r w:rsidRPr="00694D3B">
        <w:t xml:space="preserve">                    password_salt = salt;</w:t>
      </w:r>
    </w:p>
    <w:p w:rsidR="00694D3B" w:rsidRPr="00694D3B" w:rsidRDefault="00694D3B" w:rsidP="00694D3B">
      <w:pPr>
        <w:pStyle w:val="af2"/>
      </w:pPr>
      <w:r w:rsidRPr="00694D3B">
        <w:t xml:space="preserve">                    password_salt_len = password_salt.Length;</w:t>
      </w:r>
    </w:p>
    <w:p w:rsidR="00694D3B" w:rsidRPr="00694D3B" w:rsidRDefault="00694D3B" w:rsidP="00694D3B">
      <w:pPr>
        <w:pStyle w:val="af2"/>
      </w:pPr>
      <w:r w:rsidRPr="00694D3B">
        <w:t xml:space="preserve">                    password_IV = aes.IV;</w:t>
      </w:r>
    </w:p>
    <w:p w:rsidR="00694D3B" w:rsidRPr="00694D3B" w:rsidRDefault="00694D3B" w:rsidP="00694D3B">
      <w:pPr>
        <w:pStyle w:val="af2"/>
      </w:pPr>
      <w:r w:rsidRPr="00694D3B">
        <w:t xml:space="preserve">                    password_IV_len = password_IV.Length;</w:t>
      </w:r>
    </w:p>
    <w:p w:rsidR="00694D3B" w:rsidRPr="00694D3B" w:rsidRDefault="00694D3B" w:rsidP="00694D3B">
      <w:pPr>
        <w:pStyle w:val="af2"/>
      </w:pPr>
      <w:r w:rsidRPr="00694D3B">
        <w:t xml:space="preserve">                    password_masterKey = aes.Key;</w:t>
      </w:r>
    </w:p>
    <w:p w:rsidR="00694D3B" w:rsidRPr="00694D3B" w:rsidRDefault="00694D3B" w:rsidP="00694D3B">
      <w:pPr>
        <w:pStyle w:val="af2"/>
      </w:pPr>
      <w:r w:rsidRPr="00694D3B">
        <w:t xml:space="preserve">                    password_masterKey_len = password_masterKey.Length;</w:t>
      </w:r>
    </w:p>
    <w:p w:rsidR="00694D3B" w:rsidRPr="00694D3B" w:rsidRDefault="00694D3B" w:rsidP="00694D3B">
      <w:pPr>
        <w:pStyle w:val="af2"/>
      </w:pPr>
      <w:r w:rsidRPr="00694D3B">
        <w:t xml:space="preserve">                    ProtectPasswordValuesInOperationalMemory();</w:t>
      </w:r>
    </w:p>
    <w:p w:rsidR="00694D3B" w:rsidRPr="00694D3B" w:rsidRDefault="00694D3B" w:rsidP="00694D3B">
      <w:pPr>
        <w:pStyle w:val="af2"/>
      </w:pPr>
      <w:r w:rsidRPr="00694D3B">
        <w:t xml:space="preserve">                    Array.Clear(aes.Key, 0, aes.Key.Length);</w:t>
      </w:r>
    </w:p>
    <w:p w:rsidR="00694D3B" w:rsidRPr="00694D3B" w:rsidRDefault="00694D3B" w:rsidP="00694D3B">
      <w:pPr>
        <w:pStyle w:val="af2"/>
      </w:pPr>
      <w:r w:rsidRPr="00694D3B">
        <w:t xml:space="preserve">                    Array.Clear(aes.IV, 0, aes.IV.Length);</w:t>
      </w:r>
    </w:p>
    <w:p w:rsidR="00694D3B" w:rsidRPr="00694D3B" w:rsidRDefault="00694D3B" w:rsidP="00694D3B">
      <w:pPr>
        <w:pStyle w:val="af2"/>
      </w:pPr>
      <w:r w:rsidRPr="00694D3B">
        <w:t xml:space="preserve">                    Array.Clear(salt, 0, salt.Length);</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private string getPassword()</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if (encryptedPassword == null || encryptedPassword.Length == 0)//</w:t>
      </w:r>
      <w:r>
        <w:t>проверка</w:t>
      </w:r>
      <w:r w:rsidRPr="00694D3B">
        <w:t xml:space="preserve">, </w:t>
      </w:r>
      <w:r>
        <w:t>если</w:t>
      </w:r>
      <w:r w:rsidRPr="00694D3B">
        <w:t xml:space="preserve"> </w:t>
      </w:r>
      <w:r>
        <w:t>что</w:t>
      </w:r>
      <w:r w:rsidRPr="00694D3B">
        <w:t>-</w:t>
      </w:r>
      <w:r>
        <w:t>то</w:t>
      </w:r>
      <w:r w:rsidRPr="00694D3B">
        <w:t xml:space="preserve"> </w:t>
      </w:r>
      <w:r>
        <w:t>из</w:t>
      </w:r>
      <w:r w:rsidRPr="00694D3B">
        <w:t xml:space="preserve"> </w:t>
      </w:r>
      <w:r>
        <w:t>этого</w:t>
      </w:r>
      <w:r w:rsidRPr="00694D3B">
        <w:t xml:space="preserve"> </w:t>
      </w:r>
      <w:r>
        <w:t>нулёвое</w:t>
      </w:r>
      <w:r w:rsidRPr="00694D3B">
        <w:t xml:space="preserve">, </w:t>
      </w:r>
      <w:r>
        <w:t>то</w:t>
      </w:r>
      <w:r w:rsidRPr="00694D3B">
        <w:t xml:space="preserve"> </w:t>
      </w:r>
      <w:r>
        <w:t>расшифровки</w:t>
      </w:r>
      <w:r w:rsidRPr="00694D3B">
        <w:t xml:space="preserve"> </w:t>
      </w:r>
      <w:r>
        <w:t>не</w:t>
      </w:r>
      <w:r w:rsidRPr="00694D3B">
        <w:t xml:space="preserve"> </w:t>
      </w:r>
      <w:r>
        <w:t>получится</w:t>
      </w:r>
    </w:p>
    <w:p w:rsidR="00694D3B" w:rsidRPr="00694D3B" w:rsidRDefault="00694D3B" w:rsidP="00694D3B">
      <w:pPr>
        <w:pStyle w:val="af2"/>
      </w:pPr>
      <w:r w:rsidRPr="00694D3B">
        <w:t xml:space="preserve">                throw new ArgumentNullException(nameof(encryptedPassword));</w:t>
      </w:r>
    </w:p>
    <w:p w:rsidR="00694D3B" w:rsidRPr="00694D3B" w:rsidRDefault="00694D3B" w:rsidP="00694D3B">
      <w:pPr>
        <w:pStyle w:val="af2"/>
      </w:pPr>
      <w:r w:rsidRPr="00694D3B">
        <w:t xml:space="preserve">            if (password_masterKey == null || password_masterKey.Length == 0)</w:t>
      </w:r>
    </w:p>
    <w:p w:rsidR="00694D3B" w:rsidRPr="00694D3B" w:rsidRDefault="00694D3B" w:rsidP="00694D3B">
      <w:pPr>
        <w:pStyle w:val="af2"/>
      </w:pPr>
      <w:r w:rsidRPr="00694D3B">
        <w:t xml:space="preserve">                throw new ArgumentNullException(nameof(password_masterKey));</w:t>
      </w:r>
    </w:p>
    <w:p w:rsidR="00694D3B" w:rsidRPr="00694D3B" w:rsidRDefault="00694D3B" w:rsidP="00694D3B">
      <w:pPr>
        <w:pStyle w:val="af2"/>
      </w:pPr>
      <w:r w:rsidRPr="00694D3B">
        <w:t xml:space="preserve">            if (password_salt == null || password_salt.Length == 0)</w:t>
      </w:r>
    </w:p>
    <w:p w:rsidR="00694D3B" w:rsidRPr="00694D3B" w:rsidRDefault="00694D3B" w:rsidP="00694D3B">
      <w:pPr>
        <w:pStyle w:val="af2"/>
      </w:pPr>
      <w:r w:rsidRPr="00694D3B">
        <w:t xml:space="preserve">                throw new ArgumentNullException(nameof(password_salt));</w:t>
      </w:r>
    </w:p>
    <w:p w:rsidR="00694D3B" w:rsidRPr="00694D3B" w:rsidRDefault="00694D3B" w:rsidP="00694D3B">
      <w:pPr>
        <w:pStyle w:val="af2"/>
      </w:pPr>
      <w:r w:rsidRPr="00694D3B">
        <w:t xml:space="preserve">            if (password_IV == null || password_IV.Length == 0)</w:t>
      </w:r>
    </w:p>
    <w:p w:rsidR="00694D3B" w:rsidRPr="00694D3B" w:rsidRDefault="00694D3B" w:rsidP="00694D3B">
      <w:pPr>
        <w:pStyle w:val="af2"/>
      </w:pPr>
      <w:r w:rsidRPr="00694D3B">
        <w:t xml:space="preserve">                throw new ArgumentNullException(nameof(password_IV));</w:t>
      </w:r>
    </w:p>
    <w:p w:rsidR="00694D3B" w:rsidRPr="00694D3B" w:rsidRDefault="00694D3B" w:rsidP="00694D3B">
      <w:pPr>
        <w:pStyle w:val="af2"/>
      </w:pPr>
    </w:p>
    <w:p w:rsidR="00694D3B" w:rsidRPr="00694D3B" w:rsidRDefault="00694D3B" w:rsidP="00694D3B">
      <w:pPr>
        <w:pStyle w:val="af2"/>
      </w:pPr>
      <w:r w:rsidRPr="00694D3B">
        <w:t xml:space="preserve">            using (var aes = new AesManaged())</w:t>
      </w:r>
    </w:p>
    <w:p w:rsidR="00694D3B" w:rsidRPr="00694D3B" w:rsidRDefault="00694D3B" w:rsidP="00694D3B">
      <w:pPr>
        <w:pStyle w:val="af2"/>
      </w:pPr>
      <w:r w:rsidRPr="00694D3B">
        <w:t xml:space="preserve">            {</w:t>
      </w:r>
    </w:p>
    <w:p w:rsidR="00694D3B" w:rsidRPr="00694D3B" w:rsidRDefault="00694D3B" w:rsidP="00694D3B">
      <w:pPr>
        <w:pStyle w:val="af2"/>
      </w:pPr>
      <w:r w:rsidRPr="00694D3B">
        <w:lastRenderedPageBreak/>
        <w:t xml:space="preserve">                aes.KeySize = password_masterKey.Length * 8;</w:t>
      </w:r>
    </w:p>
    <w:p w:rsidR="00694D3B" w:rsidRPr="00694D3B" w:rsidRDefault="00694D3B" w:rsidP="00694D3B">
      <w:pPr>
        <w:pStyle w:val="af2"/>
      </w:pPr>
      <w:r w:rsidRPr="00694D3B">
        <w:t xml:space="preserve">                aes.BlockSize = 128;</w:t>
      </w:r>
    </w:p>
    <w:p w:rsidR="00694D3B" w:rsidRPr="00694D3B" w:rsidRDefault="00694D3B" w:rsidP="00694D3B">
      <w:pPr>
        <w:pStyle w:val="af2"/>
      </w:pPr>
      <w:r w:rsidRPr="00694D3B">
        <w:t xml:space="preserve">                aes.Mode = CipherMode.CBC;</w:t>
      </w:r>
    </w:p>
    <w:p w:rsidR="00694D3B" w:rsidRPr="00694D3B" w:rsidRDefault="00694D3B" w:rsidP="00694D3B">
      <w:pPr>
        <w:pStyle w:val="af2"/>
      </w:pPr>
      <w:r w:rsidRPr="00694D3B">
        <w:t xml:space="preserve">                aes.Padding = PaddingMode.ISO10126;</w:t>
      </w:r>
    </w:p>
    <w:p w:rsidR="00694D3B" w:rsidRPr="00694D3B" w:rsidRDefault="00694D3B" w:rsidP="00694D3B">
      <w:pPr>
        <w:pStyle w:val="af2"/>
      </w:pPr>
    </w:p>
    <w:p w:rsidR="00694D3B" w:rsidRPr="00694D3B" w:rsidRDefault="00694D3B" w:rsidP="00694D3B">
      <w:pPr>
        <w:pStyle w:val="af2"/>
      </w:pPr>
      <w:r w:rsidRPr="00694D3B">
        <w:t xml:space="preserve">                aes.Key = password_masterKey;</w:t>
      </w:r>
    </w:p>
    <w:p w:rsidR="00694D3B" w:rsidRPr="00694D3B" w:rsidRDefault="00694D3B" w:rsidP="00694D3B">
      <w:pPr>
        <w:pStyle w:val="af2"/>
      </w:pPr>
      <w:r w:rsidRPr="00694D3B">
        <w:t xml:space="preserve">                aes.IV = password_IV;</w:t>
      </w:r>
    </w:p>
    <w:p w:rsidR="00694D3B" w:rsidRPr="00694D3B" w:rsidRDefault="00694D3B" w:rsidP="00694D3B">
      <w:pPr>
        <w:pStyle w:val="af2"/>
      </w:pPr>
    </w:p>
    <w:p w:rsidR="00694D3B" w:rsidRPr="00694D3B" w:rsidRDefault="00694D3B" w:rsidP="00694D3B">
      <w:pPr>
        <w:pStyle w:val="af2"/>
      </w:pPr>
      <w:r w:rsidRPr="00694D3B">
        <w:t xml:space="preserve">                using (var decryptor = aes.CreateDecryptor())</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byte[] decryptedBytes = decryptor.TransformFinalBlock(encryptedPassword, 0, encryptedPassword.Length);</w:t>
      </w:r>
    </w:p>
    <w:p w:rsidR="00694D3B" w:rsidRPr="00694D3B" w:rsidRDefault="00694D3B" w:rsidP="00694D3B">
      <w:pPr>
        <w:pStyle w:val="af2"/>
      </w:pPr>
      <w:r w:rsidRPr="00694D3B">
        <w:t xml:space="preserve">                    aes.Clear();</w:t>
      </w:r>
    </w:p>
    <w:p w:rsidR="00694D3B" w:rsidRPr="00694D3B" w:rsidRDefault="00694D3B" w:rsidP="00694D3B">
      <w:pPr>
        <w:pStyle w:val="af2"/>
      </w:pPr>
      <w:r w:rsidRPr="00694D3B">
        <w:t xml:space="preserve">                    return Encoding.UTF8.GetString(decryptedBytes);</w:t>
      </w:r>
    </w:p>
    <w:p w:rsidR="00694D3B" w:rsidRPr="007056FB" w:rsidRDefault="00694D3B" w:rsidP="00694D3B">
      <w:pPr>
        <w:pStyle w:val="af2"/>
        <w:rPr>
          <w:lang w:val="ru-RU"/>
        </w:rPr>
      </w:pPr>
      <w:r w:rsidRPr="00694D3B">
        <w:t xml:space="preserve">                </w:t>
      </w:r>
      <w:r w:rsidRPr="007056FB">
        <w:rPr>
          <w:lang w:val="ru-RU"/>
        </w:rPr>
        <w:t>}</w:t>
      </w:r>
    </w:p>
    <w:p w:rsidR="00694D3B" w:rsidRPr="007056FB" w:rsidRDefault="00694D3B" w:rsidP="00694D3B">
      <w:pPr>
        <w:pStyle w:val="af2"/>
        <w:rPr>
          <w:lang w:val="ru-RU"/>
        </w:rPr>
      </w:pPr>
      <w:r w:rsidRPr="007056FB">
        <w:rPr>
          <w:lang w:val="ru-RU"/>
        </w:rPr>
        <w:t xml:space="preserve">            }</w:t>
      </w:r>
    </w:p>
    <w:p w:rsidR="00694D3B" w:rsidRPr="007056FB" w:rsidRDefault="00694D3B" w:rsidP="00694D3B">
      <w:pPr>
        <w:pStyle w:val="af2"/>
        <w:rPr>
          <w:lang w:val="ru-RU"/>
        </w:rPr>
      </w:pPr>
      <w:r w:rsidRPr="007056FB">
        <w:rPr>
          <w:lang w:val="ru-RU"/>
        </w:rPr>
        <w:t xml:space="preserve">        }</w:t>
      </w:r>
    </w:p>
    <w:p w:rsidR="00694D3B" w:rsidRPr="007056FB" w:rsidRDefault="00694D3B" w:rsidP="00694D3B">
      <w:pPr>
        <w:pStyle w:val="af2"/>
        <w:rPr>
          <w:lang w:val="ru-RU"/>
        </w:rPr>
      </w:pPr>
      <w:r w:rsidRPr="007056FB">
        <w:rPr>
          <w:lang w:val="ru-RU"/>
        </w:rPr>
        <w:t xml:space="preserve">        // Копируем пароль в буфер обмена и запускаем таймер</w:t>
      </w:r>
    </w:p>
    <w:p w:rsidR="00694D3B" w:rsidRPr="00694D3B" w:rsidRDefault="00694D3B" w:rsidP="00694D3B">
      <w:pPr>
        <w:pStyle w:val="af2"/>
      </w:pPr>
      <w:r w:rsidRPr="007056FB">
        <w:rPr>
          <w:lang w:val="ru-RU"/>
        </w:rPr>
        <w:t xml:space="preserve">        </w:t>
      </w:r>
      <w:r w:rsidRPr="00694D3B">
        <w:t>private Thread clipboardThread;</w:t>
      </w:r>
    </w:p>
    <w:p w:rsidR="00694D3B" w:rsidRPr="00694D3B" w:rsidRDefault="00694D3B" w:rsidP="00694D3B">
      <w:pPr>
        <w:pStyle w:val="af2"/>
      </w:pPr>
      <w:r w:rsidRPr="00694D3B">
        <w:t xml:space="preserve">        public void CopyPasswordToClipboard(int interval)</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clipboardThread = new Thread(() =&gt;</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try</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Clipboard.Clear();</w:t>
      </w:r>
    </w:p>
    <w:p w:rsidR="00694D3B" w:rsidRPr="00694D3B" w:rsidRDefault="00694D3B" w:rsidP="00694D3B">
      <w:pPr>
        <w:pStyle w:val="af2"/>
      </w:pPr>
      <w:r w:rsidRPr="00694D3B">
        <w:t xml:space="preserve">                    Timer clearClipboardTimer = new Timer();</w:t>
      </w:r>
    </w:p>
    <w:p w:rsidR="00694D3B" w:rsidRPr="00694D3B" w:rsidRDefault="00694D3B" w:rsidP="00694D3B">
      <w:pPr>
        <w:pStyle w:val="af2"/>
      </w:pPr>
      <w:r w:rsidRPr="00694D3B">
        <w:t xml:space="preserve">                    clearClipboardTimer.Interval = interval;</w:t>
      </w:r>
    </w:p>
    <w:p w:rsidR="00694D3B" w:rsidRPr="00694D3B" w:rsidRDefault="00694D3B" w:rsidP="00694D3B">
      <w:pPr>
        <w:pStyle w:val="af2"/>
      </w:pPr>
      <w:r w:rsidRPr="00694D3B">
        <w:t xml:space="preserve">                    UnprotectPasswordValuesInOperationalMemory();</w:t>
      </w:r>
    </w:p>
    <w:p w:rsidR="00694D3B" w:rsidRPr="00694D3B" w:rsidRDefault="00694D3B" w:rsidP="00694D3B">
      <w:pPr>
        <w:pStyle w:val="af2"/>
      </w:pPr>
      <w:r w:rsidRPr="00694D3B">
        <w:t xml:space="preserve">                    Clipboard.SetText(getPassword());</w:t>
      </w:r>
    </w:p>
    <w:p w:rsidR="00694D3B" w:rsidRPr="00694D3B" w:rsidRDefault="00694D3B" w:rsidP="00694D3B">
      <w:pPr>
        <w:pStyle w:val="af2"/>
      </w:pPr>
      <w:r w:rsidRPr="00694D3B">
        <w:t xml:space="preserve">                    ProtectPasswordValuesInOperationalMemory();</w:t>
      </w:r>
    </w:p>
    <w:p w:rsidR="00694D3B" w:rsidRPr="00694D3B" w:rsidRDefault="00694D3B" w:rsidP="00694D3B">
      <w:pPr>
        <w:pStyle w:val="af2"/>
      </w:pPr>
      <w:r w:rsidRPr="00694D3B">
        <w:t xml:space="preserve">                    Thread.Sleep(interval);</w:t>
      </w:r>
    </w:p>
    <w:p w:rsidR="00694D3B" w:rsidRPr="00694D3B" w:rsidRDefault="00694D3B" w:rsidP="00694D3B">
      <w:pPr>
        <w:pStyle w:val="af2"/>
      </w:pPr>
      <w:r w:rsidRPr="00694D3B">
        <w:t xml:space="preserve">                    Clipboard.Clear();</w:t>
      </w:r>
    </w:p>
    <w:p w:rsidR="00694D3B" w:rsidRPr="00694D3B" w:rsidRDefault="00694D3B" w:rsidP="00694D3B">
      <w:pPr>
        <w:pStyle w:val="af2"/>
      </w:pPr>
      <w:r w:rsidRPr="00694D3B">
        <w:t xml:space="preserve">                    clipboardThread.Abort();</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catch </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clipboardThread.Abort();</w:t>
      </w:r>
    </w:p>
    <w:p w:rsidR="00694D3B" w:rsidRPr="00694D3B" w:rsidRDefault="00694D3B" w:rsidP="00694D3B">
      <w:pPr>
        <w:pStyle w:val="af2"/>
      </w:pPr>
      <w:r w:rsidRPr="00694D3B">
        <w:t xml:space="preserve">                }</w:t>
      </w:r>
    </w:p>
    <w:p w:rsidR="00694D3B" w:rsidRPr="00694D3B" w:rsidRDefault="00694D3B" w:rsidP="00694D3B">
      <w:pPr>
        <w:pStyle w:val="af2"/>
      </w:pP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clipboardThread.SetApartmentState(ApartmentState.STA);</w:t>
      </w:r>
    </w:p>
    <w:p w:rsidR="00694D3B" w:rsidRPr="00694D3B" w:rsidRDefault="00694D3B" w:rsidP="00694D3B">
      <w:pPr>
        <w:pStyle w:val="af2"/>
      </w:pPr>
      <w:r w:rsidRPr="00694D3B">
        <w:t xml:space="preserve">            clipboardThread.Start();</w:t>
      </w:r>
    </w:p>
    <w:p w:rsidR="00694D3B" w:rsidRPr="00694D3B" w:rsidRDefault="00694D3B" w:rsidP="00694D3B">
      <w:pPr>
        <w:pStyle w:val="af2"/>
      </w:pPr>
    </w:p>
    <w:p w:rsidR="00694D3B" w:rsidRDefault="00694D3B" w:rsidP="00694D3B">
      <w:pPr>
        <w:pStyle w:val="af2"/>
      </w:pPr>
      <w:r w:rsidRPr="00694D3B">
        <w:t xml:space="preserve">        </w:t>
      </w:r>
      <w:r>
        <w:t>}</w:t>
      </w:r>
    </w:p>
    <w:p w:rsidR="00694D3B" w:rsidRDefault="00694D3B" w:rsidP="00694D3B">
      <w:pPr>
        <w:pStyle w:val="af2"/>
      </w:pPr>
      <w:r>
        <w:t xml:space="preserve">        public string getJsonPassword() </w:t>
      </w:r>
    </w:p>
    <w:p w:rsidR="00694D3B" w:rsidRDefault="00694D3B" w:rsidP="00694D3B">
      <w:pPr>
        <w:pStyle w:val="af2"/>
      </w:pPr>
      <w:r>
        <w:t xml:space="preserve">        {</w:t>
      </w:r>
    </w:p>
    <w:p w:rsidR="00694D3B" w:rsidRPr="00694D3B" w:rsidRDefault="00694D3B" w:rsidP="00694D3B">
      <w:pPr>
        <w:pStyle w:val="af2"/>
      </w:pPr>
      <w:r w:rsidRPr="00694D3B">
        <w:t xml:space="preserve">            UnprotectPasswordValuesInOperationalMemory();</w:t>
      </w:r>
    </w:p>
    <w:p w:rsidR="00694D3B" w:rsidRPr="00694D3B" w:rsidRDefault="00694D3B" w:rsidP="00694D3B">
      <w:pPr>
        <w:pStyle w:val="af2"/>
      </w:pPr>
      <w:r w:rsidRPr="00694D3B">
        <w:t xml:space="preserve">            string jPass = JsonConvert.SerializeObject(this);</w:t>
      </w:r>
    </w:p>
    <w:p w:rsidR="00694D3B" w:rsidRPr="00694D3B" w:rsidRDefault="00694D3B" w:rsidP="00694D3B">
      <w:pPr>
        <w:pStyle w:val="af2"/>
      </w:pPr>
      <w:r w:rsidRPr="00694D3B">
        <w:lastRenderedPageBreak/>
        <w:t xml:space="preserve">            ProtectPasswordValuesInOperationalMemory();</w:t>
      </w:r>
    </w:p>
    <w:p w:rsidR="00694D3B" w:rsidRPr="00694D3B" w:rsidRDefault="00694D3B" w:rsidP="00694D3B">
      <w:pPr>
        <w:pStyle w:val="af2"/>
      </w:pPr>
      <w:r w:rsidRPr="00694D3B">
        <w:t xml:space="preserve">            return jPass;</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public void Dispose()</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this.encryptedPassword = null;</w:t>
      </w:r>
    </w:p>
    <w:p w:rsidR="00694D3B" w:rsidRPr="00694D3B" w:rsidRDefault="00694D3B" w:rsidP="00694D3B">
      <w:pPr>
        <w:pStyle w:val="af2"/>
      </w:pPr>
      <w:r w:rsidRPr="00694D3B">
        <w:t xml:space="preserve">            this.password_masterKey = null;</w:t>
      </w:r>
    </w:p>
    <w:p w:rsidR="00694D3B" w:rsidRPr="00694D3B" w:rsidRDefault="00694D3B" w:rsidP="00694D3B">
      <w:pPr>
        <w:pStyle w:val="af2"/>
      </w:pPr>
      <w:r w:rsidRPr="00694D3B">
        <w:t xml:space="preserve">            if(clipboardThread!=null) clipboardThread.Abort();</w:t>
      </w:r>
    </w:p>
    <w:p w:rsidR="00694D3B" w:rsidRDefault="00694D3B" w:rsidP="00694D3B">
      <w:pPr>
        <w:pStyle w:val="af2"/>
      </w:pPr>
      <w:r w:rsidRPr="00694D3B">
        <w:t xml:space="preserve">        </w:t>
      </w:r>
      <w:r>
        <w:t>}</w:t>
      </w:r>
    </w:p>
    <w:p w:rsidR="00694D3B" w:rsidRDefault="00694D3B" w:rsidP="00694D3B">
      <w:pPr>
        <w:pStyle w:val="af2"/>
      </w:pPr>
      <w:r>
        <w:t xml:space="preserve">    }</w:t>
      </w:r>
    </w:p>
    <w:p w:rsidR="00694D3B" w:rsidRDefault="00694D3B" w:rsidP="00FA378F">
      <w:pPr>
        <w:pStyle w:val="af2"/>
      </w:pPr>
      <w:r>
        <w:t>}</w:t>
      </w:r>
    </w:p>
    <w:p w:rsidR="00694D3B" w:rsidRPr="007056FB" w:rsidRDefault="00694D3B" w:rsidP="00694D3B">
      <w:pPr>
        <w:spacing w:after="160" w:line="259" w:lineRule="auto"/>
        <w:jc w:val="center"/>
        <w:rPr>
          <w:lang w:val="en-US"/>
        </w:rPr>
      </w:pPr>
      <w:r>
        <w:t>Файл</w:t>
      </w:r>
      <w:r w:rsidRPr="007056FB">
        <w:rPr>
          <w:lang w:val="en-US"/>
        </w:rPr>
        <w:t xml:space="preserve"> «</w:t>
      </w:r>
      <w:r>
        <w:rPr>
          <w:i/>
          <w:lang w:val="en-US"/>
        </w:rPr>
        <w:t>Maste</w:t>
      </w:r>
      <w:r w:rsidRPr="00B34FC9">
        <w:rPr>
          <w:i/>
          <w:lang w:val="en-US"/>
        </w:rPr>
        <w:t>r</w:t>
      </w:r>
      <w:r>
        <w:rPr>
          <w:i/>
          <w:lang w:val="en-US"/>
        </w:rPr>
        <w:t>Key</w:t>
      </w:r>
      <w:r w:rsidRPr="007056FB">
        <w:rPr>
          <w:i/>
          <w:lang w:val="en-US"/>
        </w:rPr>
        <w:t>.</w:t>
      </w:r>
      <w:r w:rsidRPr="00B34FC9">
        <w:rPr>
          <w:i/>
          <w:lang w:val="en-US"/>
        </w:rPr>
        <w:t>cs</w:t>
      </w:r>
      <w:r w:rsidRPr="007056FB">
        <w:rPr>
          <w:lang w:val="en-US"/>
        </w:rPr>
        <w:t>»</w:t>
      </w:r>
    </w:p>
    <w:p w:rsidR="00694D3B" w:rsidRDefault="00694D3B" w:rsidP="00694D3B">
      <w:pPr>
        <w:pStyle w:val="af2"/>
      </w:pPr>
      <w:r>
        <w:t>using System;</w:t>
      </w:r>
    </w:p>
    <w:p w:rsidR="00694D3B" w:rsidRDefault="00694D3B" w:rsidP="00694D3B">
      <w:pPr>
        <w:pStyle w:val="af2"/>
      </w:pPr>
      <w:r>
        <w:t>using System.Collections.Generic;</w:t>
      </w:r>
    </w:p>
    <w:p w:rsidR="00694D3B" w:rsidRDefault="00694D3B" w:rsidP="00694D3B">
      <w:pPr>
        <w:pStyle w:val="af2"/>
      </w:pPr>
      <w:r>
        <w:t>using System.Linq;</w:t>
      </w:r>
    </w:p>
    <w:p w:rsidR="00694D3B" w:rsidRDefault="00694D3B" w:rsidP="00694D3B">
      <w:pPr>
        <w:pStyle w:val="af2"/>
      </w:pPr>
      <w:r>
        <w:t>using System.Security.Cryptography;</w:t>
      </w:r>
    </w:p>
    <w:p w:rsidR="00694D3B" w:rsidRDefault="00694D3B" w:rsidP="00694D3B">
      <w:pPr>
        <w:pStyle w:val="af2"/>
      </w:pPr>
      <w:r>
        <w:t>using System.Text;</w:t>
      </w:r>
    </w:p>
    <w:p w:rsidR="00694D3B" w:rsidRDefault="00694D3B" w:rsidP="00694D3B">
      <w:pPr>
        <w:pStyle w:val="af2"/>
      </w:pPr>
      <w:r>
        <w:t>using System.Threading.Tasks;</w:t>
      </w:r>
    </w:p>
    <w:p w:rsidR="00694D3B" w:rsidRDefault="00694D3B" w:rsidP="00694D3B">
      <w:pPr>
        <w:pStyle w:val="af2"/>
      </w:pPr>
    </w:p>
    <w:p w:rsidR="00694D3B" w:rsidRDefault="00694D3B" w:rsidP="00694D3B">
      <w:pPr>
        <w:pStyle w:val="af2"/>
      </w:pPr>
      <w:r>
        <w:t>namespace PasswordManager.Classes</w:t>
      </w:r>
    </w:p>
    <w:p w:rsidR="00694D3B" w:rsidRDefault="00694D3B" w:rsidP="00694D3B">
      <w:pPr>
        <w:pStyle w:val="af2"/>
      </w:pPr>
      <w:r>
        <w:t>{</w:t>
      </w:r>
    </w:p>
    <w:p w:rsidR="00694D3B" w:rsidRDefault="00694D3B" w:rsidP="00694D3B">
      <w:pPr>
        <w:pStyle w:val="af2"/>
      </w:pPr>
      <w:r>
        <w:t xml:space="preserve">    public class MasterKey</w:t>
      </w:r>
    </w:p>
    <w:p w:rsidR="00694D3B" w:rsidRDefault="00694D3B" w:rsidP="00694D3B">
      <w:pPr>
        <w:pStyle w:val="af2"/>
      </w:pPr>
      <w:r>
        <w:t xml:space="preserve">    {</w:t>
      </w:r>
    </w:p>
    <w:p w:rsidR="00694D3B" w:rsidRDefault="00694D3B" w:rsidP="00694D3B">
      <w:pPr>
        <w:pStyle w:val="af2"/>
      </w:pPr>
      <w:r>
        <w:t xml:space="preserve">        private byte[] _key;</w:t>
      </w:r>
    </w:p>
    <w:p w:rsidR="00694D3B" w:rsidRDefault="00694D3B" w:rsidP="00694D3B">
      <w:pPr>
        <w:pStyle w:val="af2"/>
      </w:pPr>
      <w:r>
        <w:t xml:space="preserve">        public int _keyLen;</w:t>
      </w:r>
    </w:p>
    <w:p w:rsidR="00694D3B" w:rsidRDefault="00694D3B" w:rsidP="00694D3B">
      <w:pPr>
        <w:pStyle w:val="af2"/>
      </w:pPr>
      <w:r>
        <w:t xml:space="preserve">        private const int blockSize = 16;</w:t>
      </w:r>
    </w:p>
    <w:p w:rsidR="00694D3B" w:rsidRDefault="00694D3B" w:rsidP="00694D3B">
      <w:pPr>
        <w:pStyle w:val="af2"/>
      </w:pPr>
      <w:r>
        <w:t xml:space="preserve">        public MasterKey(string key)</w:t>
      </w:r>
    </w:p>
    <w:p w:rsidR="00694D3B" w:rsidRDefault="00694D3B" w:rsidP="00694D3B">
      <w:pPr>
        <w:pStyle w:val="af2"/>
      </w:pPr>
      <w:r>
        <w:t xml:space="preserve">        {</w:t>
      </w:r>
    </w:p>
    <w:p w:rsidR="00694D3B" w:rsidRDefault="00694D3B" w:rsidP="00694D3B">
      <w:pPr>
        <w:pStyle w:val="af2"/>
      </w:pPr>
      <w:r>
        <w:t xml:space="preserve">            if (key.Length == 0) </w:t>
      </w:r>
    </w:p>
    <w:p w:rsidR="00694D3B" w:rsidRDefault="00694D3B" w:rsidP="00694D3B">
      <w:pPr>
        <w:pStyle w:val="af2"/>
      </w:pPr>
      <w:r>
        <w:t xml:space="preserve">            {</w:t>
      </w:r>
    </w:p>
    <w:p w:rsidR="00694D3B" w:rsidRDefault="00694D3B" w:rsidP="00694D3B">
      <w:pPr>
        <w:pStyle w:val="af2"/>
      </w:pPr>
      <w:r>
        <w:t xml:space="preserve">                this._keyLen = 0;</w:t>
      </w:r>
    </w:p>
    <w:p w:rsidR="00694D3B" w:rsidRDefault="00694D3B" w:rsidP="00694D3B">
      <w:pPr>
        <w:pStyle w:val="af2"/>
      </w:pPr>
      <w:r>
        <w:t xml:space="preserve">                this._key = null;</w:t>
      </w:r>
    </w:p>
    <w:p w:rsidR="00694D3B" w:rsidRDefault="00694D3B" w:rsidP="00694D3B">
      <w:pPr>
        <w:pStyle w:val="af2"/>
      </w:pPr>
      <w:r>
        <w:t xml:space="preserve">                return;</w:t>
      </w:r>
    </w:p>
    <w:p w:rsidR="00694D3B" w:rsidRDefault="00694D3B" w:rsidP="00694D3B">
      <w:pPr>
        <w:pStyle w:val="af2"/>
      </w:pPr>
      <w:r>
        <w:t xml:space="preserve">            }</w:t>
      </w:r>
    </w:p>
    <w:p w:rsidR="00694D3B" w:rsidRDefault="00694D3B" w:rsidP="00694D3B">
      <w:pPr>
        <w:pStyle w:val="af2"/>
      </w:pPr>
      <w:r>
        <w:t xml:space="preserve">            // Проверяем длину ключа</w:t>
      </w:r>
    </w:p>
    <w:p w:rsidR="00694D3B" w:rsidRDefault="00694D3B" w:rsidP="00694D3B">
      <w:pPr>
        <w:pStyle w:val="af2"/>
      </w:pPr>
      <w:r>
        <w:t xml:space="preserve">            if (key.Length % blockSize != 0)</w:t>
      </w:r>
    </w:p>
    <w:p w:rsidR="00694D3B" w:rsidRDefault="00694D3B" w:rsidP="00694D3B">
      <w:pPr>
        <w:pStyle w:val="af2"/>
      </w:pPr>
      <w:r>
        <w:t xml:space="preserve">            {</w:t>
      </w:r>
    </w:p>
    <w:p w:rsidR="00694D3B" w:rsidRDefault="00694D3B" w:rsidP="00694D3B">
      <w:pPr>
        <w:pStyle w:val="af2"/>
      </w:pPr>
      <w:r>
        <w:t xml:space="preserve">                int paddingSize = blockSize - (key.Length % blockSize);</w:t>
      </w:r>
    </w:p>
    <w:p w:rsidR="00694D3B" w:rsidRDefault="00694D3B" w:rsidP="00694D3B">
      <w:pPr>
        <w:pStyle w:val="af2"/>
      </w:pPr>
      <w:r>
        <w:t xml:space="preserve">                _key = new byte[key.Length + paddingSize];</w:t>
      </w:r>
    </w:p>
    <w:p w:rsidR="00694D3B" w:rsidRDefault="00694D3B" w:rsidP="00694D3B">
      <w:pPr>
        <w:pStyle w:val="af2"/>
      </w:pPr>
    </w:p>
    <w:p w:rsidR="00694D3B" w:rsidRPr="00694D3B" w:rsidRDefault="00694D3B" w:rsidP="00694D3B">
      <w:pPr>
        <w:pStyle w:val="af2"/>
        <w:rPr>
          <w:lang w:val="ru-RU"/>
        </w:rPr>
      </w:pPr>
      <w:r w:rsidRPr="00694D3B">
        <w:t xml:space="preserve">                </w:t>
      </w:r>
      <w:r w:rsidRPr="00694D3B">
        <w:rPr>
          <w:lang w:val="ru-RU"/>
        </w:rPr>
        <w:t>// Копируем оригинальный ключ в выровненный массив</w:t>
      </w:r>
    </w:p>
    <w:p w:rsidR="00694D3B" w:rsidRDefault="00694D3B" w:rsidP="00694D3B">
      <w:pPr>
        <w:pStyle w:val="af2"/>
      </w:pPr>
      <w:r w:rsidRPr="00694D3B">
        <w:rPr>
          <w:lang w:val="ru-RU"/>
        </w:rPr>
        <w:t xml:space="preserve">                </w:t>
      </w:r>
      <w:r>
        <w:t>Array.Copy(Encoding.UTF8.GetBytes(key), _key, key.Length);</w:t>
      </w:r>
    </w:p>
    <w:p w:rsidR="00694D3B" w:rsidRPr="00694D3B" w:rsidRDefault="00694D3B" w:rsidP="00694D3B">
      <w:pPr>
        <w:pStyle w:val="af2"/>
        <w:rPr>
          <w:lang w:val="ru-RU"/>
        </w:rPr>
      </w:pPr>
      <w:r>
        <w:t xml:space="preserve">            </w:t>
      </w:r>
      <w:r w:rsidRPr="00694D3B">
        <w:rPr>
          <w:lang w:val="ru-RU"/>
        </w:rPr>
        <w:t>}</w:t>
      </w:r>
    </w:p>
    <w:p w:rsidR="00694D3B" w:rsidRPr="00694D3B" w:rsidRDefault="00694D3B" w:rsidP="00694D3B">
      <w:pPr>
        <w:pStyle w:val="af2"/>
        <w:rPr>
          <w:lang w:val="ru-RU"/>
        </w:rPr>
      </w:pPr>
      <w:r w:rsidRPr="00694D3B">
        <w:rPr>
          <w:lang w:val="ru-RU"/>
        </w:rPr>
        <w:t xml:space="preserve">            </w:t>
      </w:r>
      <w:r>
        <w:t>else</w:t>
      </w:r>
    </w:p>
    <w:p w:rsidR="00694D3B" w:rsidRPr="00694D3B" w:rsidRDefault="00694D3B" w:rsidP="00694D3B">
      <w:pPr>
        <w:pStyle w:val="af2"/>
        <w:rPr>
          <w:lang w:val="ru-RU"/>
        </w:rPr>
      </w:pPr>
      <w:r w:rsidRPr="00694D3B">
        <w:rPr>
          <w:lang w:val="ru-RU"/>
        </w:rPr>
        <w:t xml:space="preserve">            {</w:t>
      </w:r>
    </w:p>
    <w:p w:rsidR="00694D3B" w:rsidRPr="00694D3B" w:rsidRDefault="00694D3B" w:rsidP="00694D3B">
      <w:pPr>
        <w:pStyle w:val="af2"/>
        <w:rPr>
          <w:lang w:val="ru-RU"/>
        </w:rPr>
      </w:pPr>
      <w:r w:rsidRPr="00694D3B">
        <w:rPr>
          <w:lang w:val="ru-RU"/>
        </w:rPr>
        <w:t xml:space="preserve">                // Длина ключа уже кратна 16 байтам, не требуется выравнивание</w:t>
      </w:r>
    </w:p>
    <w:p w:rsidR="00694D3B" w:rsidRDefault="00694D3B" w:rsidP="00694D3B">
      <w:pPr>
        <w:pStyle w:val="af2"/>
      </w:pPr>
      <w:r w:rsidRPr="00694D3B">
        <w:rPr>
          <w:lang w:val="ru-RU"/>
        </w:rPr>
        <w:lastRenderedPageBreak/>
        <w:t xml:space="preserve">                </w:t>
      </w:r>
      <w:r>
        <w:t>_key = Encoding.UTF8.GetBytes(key);</w:t>
      </w:r>
    </w:p>
    <w:p w:rsidR="00694D3B" w:rsidRDefault="00694D3B" w:rsidP="00694D3B">
      <w:pPr>
        <w:pStyle w:val="af2"/>
      </w:pPr>
      <w:r>
        <w:t xml:space="preserve">            }</w:t>
      </w:r>
    </w:p>
    <w:p w:rsidR="00694D3B" w:rsidRDefault="00694D3B" w:rsidP="00694D3B">
      <w:pPr>
        <w:pStyle w:val="af2"/>
      </w:pPr>
      <w:r>
        <w:t xml:space="preserve">            _keyLen = key.Length;</w:t>
      </w:r>
    </w:p>
    <w:p w:rsidR="00694D3B" w:rsidRDefault="00694D3B" w:rsidP="00694D3B">
      <w:pPr>
        <w:pStyle w:val="af2"/>
      </w:pPr>
      <w:r>
        <w:t xml:space="preserve">            ProtectedMemory.Protect(_key, MemoryProtectionScope.SameLogon);</w:t>
      </w:r>
    </w:p>
    <w:p w:rsidR="00694D3B" w:rsidRDefault="00694D3B" w:rsidP="00694D3B">
      <w:pPr>
        <w:pStyle w:val="af2"/>
      </w:pPr>
      <w:r>
        <w:t xml:space="preserve">        }</w:t>
      </w:r>
    </w:p>
    <w:p w:rsidR="00694D3B" w:rsidRDefault="00694D3B" w:rsidP="00694D3B">
      <w:pPr>
        <w:pStyle w:val="af2"/>
      </w:pPr>
      <w:r>
        <w:t xml:space="preserve">        public void unprotectKey()</w:t>
      </w:r>
    </w:p>
    <w:p w:rsidR="00694D3B" w:rsidRDefault="00694D3B" w:rsidP="00694D3B">
      <w:pPr>
        <w:pStyle w:val="af2"/>
      </w:pPr>
      <w:r>
        <w:t xml:space="preserve">        {</w:t>
      </w:r>
    </w:p>
    <w:p w:rsidR="00694D3B" w:rsidRDefault="00694D3B" w:rsidP="00694D3B">
      <w:pPr>
        <w:pStyle w:val="af2"/>
      </w:pPr>
      <w:r>
        <w:t xml:space="preserve">            ProtectedMemory.Unprotect(_key, MemoryProtectionScope.SameLogon);</w:t>
      </w:r>
    </w:p>
    <w:p w:rsidR="00694D3B" w:rsidRDefault="00694D3B" w:rsidP="00694D3B">
      <w:pPr>
        <w:pStyle w:val="af2"/>
      </w:pPr>
      <w:r>
        <w:t xml:space="preserve">        }</w:t>
      </w:r>
    </w:p>
    <w:p w:rsidR="00694D3B" w:rsidRDefault="00694D3B" w:rsidP="00694D3B">
      <w:pPr>
        <w:pStyle w:val="af2"/>
      </w:pPr>
      <w:r>
        <w:t xml:space="preserve">        public void protectKey() </w:t>
      </w:r>
    </w:p>
    <w:p w:rsidR="00694D3B" w:rsidRDefault="00694D3B" w:rsidP="00694D3B">
      <w:pPr>
        <w:pStyle w:val="af2"/>
      </w:pPr>
      <w:r>
        <w:t xml:space="preserve">        {</w:t>
      </w:r>
    </w:p>
    <w:p w:rsidR="00694D3B" w:rsidRDefault="00694D3B" w:rsidP="00694D3B">
      <w:pPr>
        <w:pStyle w:val="af2"/>
      </w:pPr>
      <w:r>
        <w:t xml:space="preserve">            ProtectedMemory.Protect(_key, MemoryProtectionScope.SameLogon);</w:t>
      </w:r>
    </w:p>
    <w:p w:rsidR="00694D3B" w:rsidRDefault="00694D3B" w:rsidP="00694D3B">
      <w:pPr>
        <w:pStyle w:val="af2"/>
      </w:pPr>
      <w:r>
        <w:t xml:space="preserve">        }</w:t>
      </w:r>
    </w:p>
    <w:p w:rsidR="00694D3B" w:rsidRDefault="00694D3B" w:rsidP="00694D3B">
      <w:pPr>
        <w:pStyle w:val="af2"/>
      </w:pPr>
      <w:r>
        <w:t xml:space="preserve">        public byte[] getKey() </w:t>
      </w:r>
    </w:p>
    <w:p w:rsidR="00694D3B" w:rsidRDefault="00694D3B" w:rsidP="00694D3B">
      <w:pPr>
        <w:pStyle w:val="af2"/>
      </w:pPr>
      <w:r>
        <w:t xml:space="preserve">        {</w:t>
      </w:r>
    </w:p>
    <w:p w:rsidR="00694D3B" w:rsidRDefault="00694D3B" w:rsidP="00694D3B">
      <w:pPr>
        <w:pStyle w:val="af2"/>
      </w:pPr>
      <w:r>
        <w:t xml:space="preserve">            return _key;</w:t>
      </w:r>
    </w:p>
    <w:p w:rsidR="00694D3B" w:rsidRDefault="00694D3B" w:rsidP="00694D3B">
      <w:pPr>
        <w:pStyle w:val="af2"/>
      </w:pPr>
      <w:r>
        <w:t xml:space="preserve">        }</w:t>
      </w:r>
    </w:p>
    <w:p w:rsidR="00694D3B" w:rsidRDefault="00694D3B" w:rsidP="00694D3B">
      <w:pPr>
        <w:pStyle w:val="af2"/>
      </w:pPr>
      <w:r>
        <w:t xml:space="preserve">    }</w:t>
      </w:r>
    </w:p>
    <w:p w:rsidR="00694D3B" w:rsidRDefault="00694D3B" w:rsidP="00694D3B">
      <w:pPr>
        <w:pStyle w:val="af2"/>
      </w:pPr>
      <w:r>
        <w:t>}</w:t>
      </w:r>
    </w:p>
    <w:p w:rsidR="00694D3B" w:rsidRPr="00694D3B" w:rsidRDefault="00694D3B" w:rsidP="00694D3B">
      <w:pPr>
        <w:spacing w:after="160" w:line="259" w:lineRule="auto"/>
        <w:jc w:val="center"/>
        <w:rPr>
          <w:lang w:val="en-US"/>
        </w:rPr>
      </w:pPr>
      <w:r>
        <w:t>Файл</w:t>
      </w:r>
      <w:r w:rsidRPr="00694D3B">
        <w:rPr>
          <w:lang w:val="en-US"/>
        </w:rPr>
        <w:t xml:space="preserve"> «</w:t>
      </w:r>
      <w:r w:rsidRPr="00694D3B">
        <w:rPr>
          <w:i/>
          <w:lang w:val="en-US"/>
        </w:rPr>
        <w:t>JsonParser.</w:t>
      </w:r>
      <w:r w:rsidRPr="00B34FC9">
        <w:rPr>
          <w:i/>
          <w:lang w:val="en-US"/>
        </w:rPr>
        <w:t>cs</w:t>
      </w:r>
      <w:r w:rsidRPr="00694D3B">
        <w:rPr>
          <w:lang w:val="en-US"/>
        </w:rPr>
        <w:t>»</w:t>
      </w:r>
    </w:p>
    <w:p w:rsidR="00694D3B" w:rsidRDefault="00694D3B" w:rsidP="00694D3B">
      <w:pPr>
        <w:pStyle w:val="af2"/>
      </w:pPr>
      <w:r>
        <w:t>using Newtonsoft.Json;</w:t>
      </w:r>
    </w:p>
    <w:p w:rsidR="00694D3B" w:rsidRDefault="00694D3B" w:rsidP="00694D3B">
      <w:pPr>
        <w:pStyle w:val="af2"/>
      </w:pPr>
      <w:r>
        <w:t>using Newtonsoft.Json.Linq;</w:t>
      </w:r>
    </w:p>
    <w:p w:rsidR="00694D3B" w:rsidRDefault="00694D3B" w:rsidP="00694D3B">
      <w:pPr>
        <w:pStyle w:val="af2"/>
      </w:pPr>
      <w:r>
        <w:t>using System;</w:t>
      </w:r>
    </w:p>
    <w:p w:rsidR="00694D3B" w:rsidRDefault="00694D3B" w:rsidP="00694D3B">
      <w:pPr>
        <w:pStyle w:val="af2"/>
      </w:pPr>
      <w:r>
        <w:t>using System.Collections.Generic;</w:t>
      </w:r>
    </w:p>
    <w:p w:rsidR="00694D3B" w:rsidRDefault="00694D3B" w:rsidP="00694D3B">
      <w:pPr>
        <w:pStyle w:val="af2"/>
      </w:pPr>
      <w:r>
        <w:t>using System.Linq;</w:t>
      </w:r>
    </w:p>
    <w:p w:rsidR="00694D3B" w:rsidRDefault="00694D3B" w:rsidP="00694D3B">
      <w:pPr>
        <w:pStyle w:val="af2"/>
      </w:pPr>
      <w:r>
        <w:t>using System.Text;</w:t>
      </w:r>
    </w:p>
    <w:p w:rsidR="00694D3B" w:rsidRDefault="00694D3B" w:rsidP="00694D3B">
      <w:pPr>
        <w:pStyle w:val="af2"/>
      </w:pPr>
      <w:r>
        <w:t>using System.Threading.Tasks;</w:t>
      </w:r>
    </w:p>
    <w:p w:rsidR="00694D3B" w:rsidRDefault="00694D3B" w:rsidP="00694D3B">
      <w:pPr>
        <w:pStyle w:val="af2"/>
      </w:pPr>
    </w:p>
    <w:p w:rsidR="00694D3B" w:rsidRDefault="00694D3B" w:rsidP="00694D3B">
      <w:pPr>
        <w:pStyle w:val="af2"/>
      </w:pPr>
      <w:r>
        <w:t>namespace PasswordManager.Classes</w:t>
      </w:r>
    </w:p>
    <w:p w:rsidR="00694D3B" w:rsidRDefault="00694D3B" w:rsidP="00694D3B">
      <w:pPr>
        <w:pStyle w:val="af2"/>
      </w:pPr>
      <w:r>
        <w:t>{</w:t>
      </w:r>
    </w:p>
    <w:p w:rsidR="00694D3B" w:rsidRDefault="00694D3B" w:rsidP="00694D3B">
      <w:pPr>
        <w:pStyle w:val="af2"/>
      </w:pPr>
      <w:r>
        <w:t xml:space="preserve">    public class JsonGroupEntryParser : IDisposable</w:t>
      </w:r>
    </w:p>
    <w:p w:rsidR="00694D3B" w:rsidRDefault="00694D3B" w:rsidP="00694D3B">
      <w:pPr>
        <w:pStyle w:val="af2"/>
      </w:pPr>
      <w:r>
        <w:t xml:space="preserve">    {</w:t>
      </w:r>
    </w:p>
    <w:p w:rsidR="00694D3B" w:rsidRDefault="00694D3B" w:rsidP="00694D3B">
      <w:pPr>
        <w:pStyle w:val="af2"/>
      </w:pPr>
      <w:r>
        <w:t xml:space="preserve">        public JObject GroupEntryToJObject(GroupEntry groupEntry) </w:t>
      </w:r>
    </w:p>
    <w:p w:rsidR="00694D3B" w:rsidRDefault="00694D3B" w:rsidP="00694D3B">
      <w:pPr>
        <w:pStyle w:val="af2"/>
      </w:pPr>
      <w:r>
        <w:t xml:space="preserve">        {</w:t>
      </w:r>
    </w:p>
    <w:p w:rsidR="00694D3B" w:rsidRDefault="00694D3B" w:rsidP="00694D3B">
      <w:pPr>
        <w:pStyle w:val="af2"/>
      </w:pPr>
      <w:r>
        <w:t xml:space="preserve">            if (groupEntry == null) </w:t>
      </w:r>
    </w:p>
    <w:p w:rsidR="00694D3B" w:rsidRDefault="00694D3B" w:rsidP="00694D3B">
      <w:pPr>
        <w:pStyle w:val="af2"/>
      </w:pPr>
      <w:r>
        <w:t xml:space="preserve">            {</w:t>
      </w:r>
    </w:p>
    <w:p w:rsidR="00694D3B" w:rsidRDefault="00694D3B" w:rsidP="00694D3B">
      <w:pPr>
        <w:pStyle w:val="af2"/>
      </w:pPr>
      <w:r>
        <w:t xml:space="preserve">                return null;</w:t>
      </w:r>
    </w:p>
    <w:p w:rsidR="00694D3B" w:rsidRDefault="00694D3B" w:rsidP="00694D3B">
      <w:pPr>
        <w:pStyle w:val="af2"/>
      </w:pPr>
      <w:r>
        <w:t xml:space="preserve">            }</w:t>
      </w:r>
    </w:p>
    <w:p w:rsidR="00694D3B" w:rsidRDefault="00694D3B" w:rsidP="00694D3B">
      <w:pPr>
        <w:pStyle w:val="af2"/>
      </w:pPr>
      <w:r>
        <w:t xml:space="preserve">            string json = JsonConvert.SerializeObject(groupEntry);</w:t>
      </w:r>
    </w:p>
    <w:p w:rsidR="00694D3B" w:rsidRDefault="00694D3B" w:rsidP="00694D3B">
      <w:pPr>
        <w:pStyle w:val="af2"/>
      </w:pPr>
      <w:r>
        <w:t xml:space="preserve">            var jObject = JObject.Parse(json);</w:t>
      </w:r>
    </w:p>
    <w:p w:rsidR="00694D3B" w:rsidRDefault="00694D3B" w:rsidP="00694D3B">
      <w:pPr>
        <w:pStyle w:val="af2"/>
      </w:pPr>
      <w:r>
        <w:t xml:space="preserve">            return jObject;</w:t>
      </w:r>
    </w:p>
    <w:p w:rsidR="00694D3B" w:rsidRDefault="00694D3B" w:rsidP="00694D3B">
      <w:pPr>
        <w:pStyle w:val="af2"/>
      </w:pPr>
    </w:p>
    <w:p w:rsidR="00694D3B" w:rsidRDefault="00694D3B" w:rsidP="00694D3B">
      <w:pPr>
        <w:pStyle w:val="af2"/>
      </w:pPr>
      <w:r>
        <w:t xml:space="preserve">        }</w:t>
      </w:r>
    </w:p>
    <w:p w:rsidR="00694D3B" w:rsidRDefault="00694D3B" w:rsidP="00694D3B">
      <w:pPr>
        <w:pStyle w:val="af2"/>
      </w:pPr>
      <w:r>
        <w:t xml:space="preserve">        public GroupEntry JObjectToGroupEntry(JObject jObject) </w:t>
      </w:r>
    </w:p>
    <w:p w:rsidR="00694D3B" w:rsidRDefault="00694D3B" w:rsidP="00694D3B">
      <w:pPr>
        <w:pStyle w:val="af2"/>
      </w:pPr>
      <w:r>
        <w:t xml:space="preserve">        {</w:t>
      </w:r>
    </w:p>
    <w:p w:rsidR="00694D3B" w:rsidRDefault="00694D3B" w:rsidP="00694D3B">
      <w:pPr>
        <w:pStyle w:val="af2"/>
      </w:pPr>
      <w:r>
        <w:t xml:space="preserve">            if (jObject == null) </w:t>
      </w:r>
    </w:p>
    <w:p w:rsidR="00694D3B" w:rsidRDefault="00694D3B" w:rsidP="00694D3B">
      <w:pPr>
        <w:pStyle w:val="af2"/>
      </w:pPr>
      <w:r>
        <w:lastRenderedPageBreak/>
        <w:t xml:space="preserve">            {</w:t>
      </w:r>
    </w:p>
    <w:p w:rsidR="00694D3B" w:rsidRDefault="00694D3B" w:rsidP="00694D3B">
      <w:pPr>
        <w:pStyle w:val="af2"/>
      </w:pPr>
      <w:r>
        <w:t xml:space="preserve">                return null;</w:t>
      </w:r>
    </w:p>
    <w:p w:rsidR="00694D3B" w:rsidRDefault="00694D3B" w:rsidP="00694D3B">
      <w:pPr>
        <w:pStyle w:val="af2"/>
      </w:pPr>
      <w:r>
        <w:t xml:space="preserve">            }</w:t>
      </w:r>
    </w:p>
    <w:p w:rsidR="00694D3B" w:rsidRDefault="00694D3B" w:rsidP="00694D3B">
      <w:pPr>
        <w:pStyle w:val="af2"/>
      </w:pPr>
      <w:r>
        <w:t xml:space="preserve">            var groupEntry = new GroupEntry(jObject);</w:t>
      </w:r>
    </w:p>
    <w:p w:rsidR="00694D3B" w:rsidRDefault="00694D3B" w:rsidP="00694D3B">
      <w:pPr>
        <w:pStyle w:val="af2"/>
      </w:pPr>
      <w:r>
        <w:t xml:space="preserve">            return groupEntry;</w:t>
      </w:r>
    </w:p>
    <w:p w:rsidR="00694D3B" w:rsidRDefault="00694D3B" w:rsidP="00694D3B">
      <w:pPr>
        <w:pStyle w:val="af2"/>
      </w:pPr>
      <w:r>
        <w:t xml:space="preserve">        }</w:t>
      </w:r>
    </w:p>
    <w:p w:rsidR="00694D3B" w:rsidRDefault="00694D3B" w:rsidP="00694D3B">
      <w:pPr>
        <w:pStyle w:val="af2"/>
      </w:pPr>
      <w:r>
        <w:t xml:space="preserve">        public void Dispose()</w:t>
      </w:r>
    </w:p>
    <w:p w:rsidR="00694D3B" w:rsidRDefault="00694D3B" w:rsidP="00694D3B">
      <w:pPr>
        <w:pStyle w:val="af2"/>
      </w:pPr>
      <w:r>
        <w:t xml:space="preserve">        {</w:t>
      </w:r>
    </w:p>
    <w:p w:rsidR="00694D3B" w:rsidRDefault="00694D3B" w:rsidP="00694D3B">
      <w:pPr>
        <w:pStyle w:val="af2"/>
      </w:pPr>
      <w:r>
        <w:t xml:space="preserve">            return;</w:t>
      </w:r>
    </w:p>
    <w:p w:rsidR="00694D3B" w:rsidRDefault="00694D3B" w:rsidP="00694D3B">
      <w:pPr>
        <w:pStyle w:val="af2"/>
      </w:pPr>
      <w:r>
        <w:t xml:space="preserve">        }</w:t>
      </w:r>
    </w:p>
    <w:p w:rsidR="00694D3B" w:rsidRDefault="00694D3B" w:rsidP="00694D3B">
      <w:pPr>
        <w:pStyle w:val="af2"/>
      </w:pPr>
    </w:p>
    <w:p w:rsidR="00694D3B" w:rsidRDefault="00694D3B" w:rsidP="00694D3B">
      <w:pPr>
        <w:pStyle w:val="af2"/>
      </w:pPr>
      <w:r>
        <w:t xml:space="preserve">    }</w:t>
      </w:r>
    </w:p>
    <w:p w:rsidR="00694D3B" w:rsidRDefault="00694D3B" w:rsidP="00694D3B">
      <w:pPr>
        <w:pStyle w:val="af2"/>
      </w:pPr>
      <w:r>
        <w:t>}</w:t>
      </w:r>
    </w:p>
    <w:p w:rsidR="00694D3B" w:rsidRPr="008F5F0A" w:rsidRDefault="00694D3B" w:rsidP="008F5F0A">
      <w:pPr>
        <w:spacing w:after="160" w:line="259" w:lineRule="auto"/>
        <w:jc w:val="center"/>
        <w:rPr>
          <w:lang w:val="en-US"/>
        </w:rPr>
      </w:pPr>
      <w:r>
        <w:t>Файл</w:t>
      </w:r>
      <w:r w:rsidRPr="00694D3B">
        <w:rPr>
          <w:lang w:val="en-US"/>
        </w:rPr>
        <w:t xml:space="preserve"> «</w:t>
      </w:r>
      <w:r w:rsidRPr="00694D3B">
        <w:rPr>
          <w:i/>
          <w:lang w:val="en-US"/>
        </w:rPr>
        <w:t>GroupEntry.</w:t>
      </w:r>
      <w:r w:rsidRPr="00B34FC9">
        <w:rPr>
          <w:i/>
          <w:lang w:val="en-US"/>
        </w:rPr>
        <w:t>cs</w:t>
      </w:r>
      <w:r w:rsidRPr="00694D3B">
        <w:rPr>
          <w:lang w:val="en-US"/>
        </w:rPr>
        <w:t>»</w:t>
      </w:r>
    </w:p>
    <w:p w:rsidR="00694D3B" w:rsidRPr="00694D3B" w:rsidRDefault="00694D3B" w:rsidP="00694D3B">
      <w:pPr>
        <w:pStyle w:val="af2"/>
      </w:pPr>
      <w:r w:rsidRPr="00694D3B">
        <w:t>using Newtonsoft.Json;</w:t>
      </w:r>
    </w:p>
    <w:p w:rsidR="00694D3B" w:rsidRPr="00694D3B" w:rsidRDefault="00694D3B" w:rsidP="00694D3B">
      <w:pPr>
        <w:pStyle w:val="af2"/>
      </w:pPr>
      <w:r w:rsidRPr="00694D3B">
        <w:t>using Newtonsoft.Json.Linq;</w:t>
      </w:r>
    </w:p>
    <w:p w:rsidR="00694D3B" w:rsidRPr="00694D3B" w:rsidRDefault="00694D3B" w:rsidP="00694D3B">
      <w:pPr>
        <w:pStyle w:val="af2"/>
      </w:pPr>
      <w:r w:rsidRPr="00694D3B">
        <w:t>using System;</w:t>
      </w:r>
    </w:p>
    <w:p w:rsidR="00694D3B" w:rsidRPr="00694D3B" w:rsidRDefault="00694D3B" w:rsidP="00694D3B">
      <w:pPr>
        <w:pStyle w:val="af2"/>
      </w:pPr>
      <w:r w:rsidRPr="00694D3B">
        <w:t>using System.Collections.Generic;</w:t>
      </w:r>
    </w:p>
    <w:p w:rsidR="00694D3B" w:rsidRPr="00694D3B" w:rsidRDefault="00694D3B" w:rsidP="00694D3B">
      <w:pPr>
        <w:pStyle w:val="af2"/>
      </w:pPr>
      <w:r w:rsidRPr="00694D3B">
        <w:t>using System.Linq;</w:t>
      </w:r>
    </w:p>
    <w:p w:rsidR="00694D3B" w:rsidRPr="00694D3B" w:rsidRDefault="00694D3B" w:rsidP="00694D3B">
      <w:pPr>
        <w:pStyle w:val="af2"/>
      </w:pPr>
      <w:r w:rsidRPr="00694D3B">
        <w:t>using System.Text;</w:t>
      </w:r>
    </w:p>
    <w:p w:rsidR="00694D3B" w:rsidRPr="00694D3B" w:rsidRDefault="00694D3B" w:rsidP="00694D3B">
      <w:pPr>
        <w:pStyle w:val="af2"/>
      </w:pPr>
      <w:r w:rsidRPr="00694D3B">
        <w:t>using System.Threading.Tasks;</w:t>
      </w:r>
    </w:p>
    <w:p w:rsidR="00694D3B" w:rsidRPr="00694D3B" w:rsidRDefault="00694D3B" w:rsidP="00694D3B">
      <w:pPr>
        <w:pStyle w:val="af2"/>
      </w:pPr>
      <w:r>
        <w:t>using System.Windows.Forms;</w:t>
      </w:r>
    </w:p>
    <w:p w:rsidR="00694D3B" w:rsidRPr="00694D3B" w:rsidRDefault="00694D3B" w:rsidP="00694D3B">
      <w:pPr>
        <w:pStyle w:val="af2"/>
      </w:pPr>
      <w:r w:rsidRPr="00694D3B">
        <w:t>namespace PasswordManager</w:t>
      </w:r>
    </w:p>
    <w:p w:rsidR="00694D3B" w:rsidRPr="00694D3B" w:rsidRDefault="00694D3B" w:rsidP="00694D3B">
      <w:pPr>
        <w:pStyle w:val="af2"/>
      </w:pPr>
      <w:r w:rsidRPr="00694D3B">
        <w:t>{</w:t>
      </w:r>
    </w:p>
    <w:p w:rsidR="00694D3B" w:rsidRPr="00694D3B" w:rsidRDefault="00694D3B" w:rsidP="00694D3B">
      <w:pPr>
        <w:pStyle w:val="af2"/>
      </w:pPr>
      <w:r w:rsidRPr="00694D3B">
        <w:t xml:space="preserve">    public class GroupEntry : IDisposable</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pub</w:t>
      </w:r>
      <w:r>
        <w:t>lic List&lt;GroupEntry&gt; groupList;</w:t>
      </w:r>
    </w:p>
    <w:p w:rsidR="00694D3B" w:rsidRPr="00694D3B" w:rsidRDefault="00694D3B" w:rsidP="00694D3B">
      <w:pPr>
        <w:pStyle w:val="af2"/>
      </w:pPr>
      <w:r w:rsidRPr="00694D3B">
        <w:t xml:space="preserve">        public Lis</w:t>
      </w:r>
      <w:r>
        <w:t>t&lt;AccountEntry&gt; accountEntries;</w:t>
      </w:r>
    </w:p>
    <w:p w:rsidR="00694D3B" w:rsidRPr="00694D3B" w:rsidRDefault="00694D3B" w:rsidP="00694D3B">
      <w:pPr>
        <w:pStyle w:val="af2"/>
      </w:pPr>
      <w:r w:rsidRPr="00694D3B">
        <w:t xml:space="preserve">        public string name;</w:t>
      </w:r>
    </w:p>
    <w:p w:rsidR="00694D3B" w:rsidRPr="00694D3B" w:rsidRDefault="00694D3B" w:rsidP="00694D3B">
      <w:pPr>
        <w:pStyle w:val="af2"/>
      </w:pPr>
      <w:r w:rsidRPr="00694D3B">
        <w:t xml:space="preserve">        private GroupEntry() </w:t>
      </w:r>
    </w:p>
    <w:p w:rsidR="00694D3B" w:rsidRPr="00694D3B" w:rsidRDefault="00694D3B" w:rsidP="00694D3B">
      <w:pPr>
        <w:pStyle w:val="af2"/>
      </w:pPr>
      <w:r w:rsidRPr="00694D3B">
        <w:t xml:space="preserve">        { }</w:t>
      </w:r>
    </w:p>
    <w:p w:rsidR="00694D3B" w:rsidRPr="00694D3B" w:rsidRDefault="00694D3B" w:rsidP="00694D3B">
      <w:pPr>
        <w:pStyle w:val="af2"/>
      </w:pPr>
      <w:r w:rsidRPr="00694D3B">
        <w:t xml:space="preserve">        public GroupEntry(string name) </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this.name = name;</w:t>
      </w:r>
    </w:p>
    <w:p w:rsidR="00694D3B" w:rsidRPr="00694D3B" w:rsidRDefault="00694D3B" w:rsidP="00694D3B">
      <w:pPr>
        <w:pStyle w:val="af2"/>
      </w:pPr>
      <w:r w:rsidRPr="00694D3B">
        <w:t xml:space="preserve">            this.groupList = new List&lt;GroupEntry&gt;();</w:t>
      </w:r>
    </w:p>
    <w:p w:rsidR="00694D3B" w:rsidRPr="00694D3B" w:rsidRDefault="00694D3B" w:rsidP="00694D3B">
      <w:pPr>
        <w:pStyle w:val="af2"/>
      </w:pPr>
      <w:r w:rsidRPr="00694D3B">
        <w:t xml:space="preserve">            this.accountEntries = new List&lt;AccountEntry&gt;();</w:t>
      </w:r>
    </w:p>
    <w:p w:rsidR="00694D3B" w:rsidRPr="00694D3B" w:rsidRDefault="00694D3B" w:rsidP="00694D3B">
      <w:pPr>
        <w:pStyle w:val="af2"/>
      </w:pPr>
      <w:r w:rsidRPr="00694D3B">
        <w:t xml:space="preserve">        }</w:t>
      </w:r>
    </w:p>
    <w:p w:rsidR="00694D3B" w:rsidRPr="00694D3B" w:rsidRDefault="00694D3B" w:rsidP="00694D3B">
      <w:pPr>
        <w:pStyle w:val="af2"/>
      </w:pPr>
    </w:p>
    <w:p w:rsidR="00694D3B" w:rsidRPr="00694D3B" w:rsidRDefault="00694D3B" w:rsidP="00694D3B">
      <w:pPr>
        <w:pStyle w:val="af2"/>
      </w:pPr>
      <w:r w:rsidRPr="00694D3B">
        <w:t xml:space="preserve">        public GroupEntry(JObject json) </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try </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GroupEntry groupEntry = new GroupEntry();</w:t>
      </w:r>
    </w:p>
    <w:p w:rsidR="00694D3B" w:rsidRPr="00694D3B" w:rsidRDefault="00694D3B" w:rsidP="00694D3B">
      <w:pPr>
        <w:pStyle w:val="af2"/>
      </w:pPr>
      <w:r w:rsidRPr="00694D3B">
        <w:t xml:space="preserve">                groupEntry = JsonConvert.DeserializeObject&lt;GroupEntry&gt;(json.ToString());</w:t>
      </w:r>
    </w:p>
    <w:p w:rsidR="00694D3B" w:rsidRPr="00694D3B" w:rsidRDefault="00694D3B" w:rsidP="00694D3B">
      <w:pPr>
        <w:pStyle w:val="af2"/>
      </w:pPr>
      <w:r w:rsidRPr="00694D3B">
        <w:t xml:space="preserve">                this.groupList = groupEntry.groupList;</w:t>
      </w:r>
    </w:p>
    <w:p w:rsidR="00694D3B" w:rsidRPr="00694D3B" w:rsidRDefault="00694D3B" w:rsidP="00694D3B">
      <w:pPr>
        <w:pStyle w:val="af2"/>
      </w:pPr>
      <w:r w:rsidRPr="00694D3B">
        <w:t xml:space="preserve">                this.accountEntries = groupEntry.accountEntries;</w:t>
      </w:r>
    </w:p>
    <w:p w:rsidR="00694D3B" w:rsidRPr="00694D3B" w:rsidRDefault="00694D3B" w:rsidP="00694D3B">
      <w:pPr>
        <w:pStyle w:val="af2"/>
      </w:pPr>
      <w:r w:rsidRPr="00694D3B">
        <w:t xml:space="preserve">                this.name = groupEntry.name;</w:t>
      </w:r>
    </w:p>
    <w:p w:rsidR="00694D3B" w:rsidRPr="00694D3B" w:rsidRDefault="00694D3B" w:rsidP="00694D3B">
      <w:pPr>
        <w:pStyle w:val="af2"/>
      </w:pPr>
      <w:r w:rsidRPr="00694D3B">
        <w:t xml:space="preserve">            }</w:t>
      </w:r>
    </w:p>
    <w:p w:rsidR="00694D3B" w:rsidRPr="00694D3B" w:rsidRDefault="00694D3B" w:rsidP="00694D3B">
      <w:pPr>
        <w:pStyle w:val="af2"/>
      </w:pPr>
      <w:r w:rsidRPr="00694D3B">
        <w:lastRenderedPageBreak/>
        <w:t xml:space="preserve">            catch</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MessageBox.Show("</w:t>
      </w:r>
      <w:r w:rsidRPr="00694D3B">
        <w:rPr>
          <w:lang w:val="ru-RU"/>
        </w:rPr>
        <w:t>Ошибка</w:t>
      </w:r>
      <w:r w:rsidRPr="00694D3B">
        <w:t xml:space="preserve"> </w:t>
      </w:r>
      <w:r w:rsidRPr="00694D3B">
        <w:rPr>
          <w:lang w:val="ru-RU"/>
        </w:rPr>
        <w:t>при</w:t>
      </w:r>
      <w:r w:rsidRPr="00694D3B">
        <w:t xml:space="preserve"> </w:t>
      </w:r>
      <w:r w:rsidRPr="00694D3B">
        <w:rPr>
          <w:lang w:val="ru-RU"/>
        </w:rPr>
        <w:t>десереализации</w:t>
      </w:r>
      <w:r w:rsidRPr="00694D3B">
        <w:t xml:space="preserve"> JSON-a </w:t>
      </w:r>
      <w:r w:rsidRPr="00694D3B">
        <w:rPr>
          <w:lang w:val="ru-RU"/>
        </w:rPr>
        <w:t>Возможно</w:t>
      </w:r>
      <w:r w:rsidRPr="00694D3B">
        <w:t xml:space="preserve">, </w:t>
      </w:r>
      <w:r w:rsidRPr="00694D3B">
        <w:rPr>
          <w:lang w:val="ru-RU"/>
        </w:rPr>
        <w:t>файл</w:t>
      </w:r>
      <w:r w:rsidRPr="00694D3B">
        <w:t xml:space="preserve"> </w:t>
      </w:r>
      <w:r w:rsidRPr="00694D3B">
        <w:rPr>
          <w:lang w:val="ru-RU"/>
        </w:rPr>
        <w:t>поврежден</w:t>
      </w:r>
      <w:r w:rsidRPr="00694D3B">
        <w:t>", "</w:t>
      </w:r>
      <w:r w:rsidRPr="00694D3B">
        <w:rPr>
          <w:lang w:val="ru-RU"/>
        </w:rPr>
        <w:t>Ошибка</w:t>
      </w:r>
      <w:r w:rsidRPr="00694D3B">
        <w:t>", MessageBoxButtons.OK, MessageBoxIcon.Error);</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w:t>
      </w:r>
    </w:p>
    <w:p w:rsidR="00694D3B" w:rsidRPr="00694D3B" w:rsidRDefault="00694D3B" w:rsidP="00694D3B">
      <w:pPr>
        <w:pStyle w:val="af2"/>
      </w:pPr>
    </w:p>
    <w:p w:rsidR="00694D3B" w:rsidRPr="00694D3B" w:rsidRDefault="00694D3B" w:rsidP="00694D3B">
      <w:pPr>
        <w:pStyle w:val="af2"/>
      </w:pPr>
      <w:r w:rsidRPr="00694D3B">
        <w:t xml:space="preserve">        public void addAccountEntry(AccountEntry accountEntry) </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accountEntries.Add(accountEntry);</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public void removeAccountEntry(AccountEntry accountEntry) </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accountEntry.Dispose();</w:t>
      </w:r>
    </w:p>
    <w:p w:rsidR="00694D3B" w:rsidRPr="00694D3B" w:rsidRDefault="00694D3B" w:rsidP="00694D3B">
      <w:pPr>
        <w:pStyle w:val="af2"/>
      </w:pPr>
      <w:r w:rsidRPr="00694D3B">
        <w:t xml:space="preserve">            accountEntries.Remove(accountEntry);</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public void modifyAccountEntry(AccountEntry oldAccountEntry, AccountEntry newAccountEntry)</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int index = accountEntries.FindIndex(entry =&gt; entry == oldAccountEntry);</w:t>
      </w:r>
    </w:p>
    <w:p w:rsidR="00694D3B" w:rsidRPr="00694D3B" w:rsidRDefault="00694D3B" w:rsidP="00694D3B">
      <w:pPr>
        <w:pStyle w:val="af2"/>
      </w:pPr>
      <w:r w:rsidRPr="00694D3B">
        <w:t xml:space="preserve">            if (index != -1)</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accountEntries[index] = newAccountEntry;</w:t>
      </w:r>
    </w:p>
    <w:p w:rsidR="00694D3B" w:rsidRPr="007056FB" w:rsidRDefault="00694D3B" w:rsidP="00694D3B">
      <w:pPr>
        <w:pStyle w:val="af2"/>
      </w:pPr>
      <w:r w:rsidRPr="00694D3B">
        <w:t xml:space="preserve">            </w:t>
      </w:r>
      <w:r w:rsidRPr="007056FB">
        <w:t>}</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public List&lt;AccountEntry&gt; GetAccountEntries() </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if (accountEntries.Count != 0)</w:t>
      </w:r>
    </w:p>
    <w:p w:rsidR="00694D3B" w:rsidRPr="00694D3B" w:rsidRDefault="00694D3B" w:rsidP="00694D3B">
      <w:pPr>
        <w:pStyle w:val="af2"/>
      </w:pPr>
      <w:r w:rsidRPr="00694D3B">
        <w:t xml:space="preserve">                return accountEntries;</w:t>
      </w:r>
    </w:p>
    <w:p w:rsidR="00694D3B" w:rsidRPr="00694D3B" w:rsidRDefault="00694D3B" w:rsidP="00694D3B">
      <w:pPr>
        <w:pStyle w:val="af2"/>
      </w:pPr>
      <w:r w:rsidRPr="00694D3B">
        <w:t xml:space="preserve">            else return null;</w:t>
      </w:r>
    </w:p>
    <w:p w:rsidR="00694D3B" w:rsidRPr="00694D3B" w:rsidRDefault="00694D3B" w:rsidP="00694D3B">
      <w:pPr>
        <w:pStyle w:val="af2"/>
      </w:pPr>
      <w:r w:rsidRPr="00694D3B">
        <w:t xml:space="preserve">        }</w:t>
      </w:r>
    </w:p>
    <w:p w:rsidR="00694D3B" w:rsidRPr="00694D3B" w:rsidRDefault="00694D3B" w:rsidP="00694D3B">
      <w:pPr>
        <w:pStyle w:val="af2"/>
      </w:pPr>
    </w:p>
    <w:p w:rsidR="00694D3B" w:rsidRPr="00694D3B" w:rsidRDefault="00694D3B" w:rsidP="00694D3B">
      <w:pPr>
        <w:pStyle w:val="af2"/>
      </w:pPr>
      <w:r w:rsidRPr="00694D3B">
        <w:t xml:space="preserve">        public string getName()</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return name;</w:t>
      </w:r>
    </w:p>
    <w:p w:rsidR="00694D3B" w:rsidRPr="00694D3B" w:rsidRDefault="00694D3B" w:rsidP="00694D3B">
      <w:pPr>
        <w:pStyle w:val="af2"/>
      </w:pPr>
      <w:r w:rsidRPr="00694D3B">
        <w:t xml:space="preserve">        }</w:t>
      </w:r>
    </w:p>
    <w:p w:rsidR="00694D3B" w:rsidRPr="00694D3B" w:rsidRDefault="00694D3B" w:rsidP="00694D3B">
      <w:pPr>
        <w:pStyle w:val="af2"/>
      </w:pPr>
    </w:p>
    <w:p w:rsidR="00694D3B" w:rsidRPr="00694D3B" w:rsidRDefault="00694D3B" w:rsidP="00694D3B">
      <w:pPr>
        <w:pStyle w:val="af2"/>
      </w:pPr>
      <w:r w:rsidRPr="00694D3B">
        <w:t xml:space="preserve">        public void Dispose()</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for (int i = accountEntries.Count - 1; i &gt;= 0; i--)</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var obj = accountEntries[i];</w:t>
      </w:r>
    </w:p>
    <w:p w:rsidR="00694D3B" w:rsidRPr="00694D3B" w:rsidRDefault="00694D3B" w:rsidP="00694D3B">
      <w:pPr>
        <w:pStyle w:val="af2"/>
      </w:pPr>
      <w:r w:rsidRPr="00694D3B">
        <w:t xml:space="preserve">                obj.Dispose();</w:t>
      </w:r>
    </w:p>
    <w:p w:rsidR="00694D3B" w:rsidRPr="007056FB" w:rsidRDefault="00694D3B" w:rsidP="00694D3B">
      <w:pPr>
        <w:pStyle w:val="af2"/>
      </w:pPr>
      <w:r w:rsidRPr="00694D3B">
        <w:t xml:space="preserve">                </w:t>
      </w:r>
      <w:r w:rsidRPr="007056FB">
        <w:t>accountEntries.Remove(obj);</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for (int i = groupList.Count - 1; i &gt;= 0; i--)</w:t>
      </w:r>
    </w:p>
    <w:p w:rsidR="00694D3B" w:rsidRPr="00694D3B" w:rsidRDefault="00694D3B" w:rsidP="00694D3B">
      <w:pPr>
        <w:pStyle w:val="af2"/>
      </w:pPr>
      <w:r w:rsidRPr="00694D3B">
        <w:t xml:space="preserve">            {</w:t>
      </w:r>
    </w:p>
    <w:p w:rsidR="00694D3B" w:rsidRPr="00694D3B" w:rsidRDefault="00694D3B" w:rsidP="00694D3B">
      <w:pPr>
        <w:pStyle w:val="af2"/>
      </w:pPr>
      <w:r w:rsidRPr="00694D3B">
        <w:t xml:space="preserve">                var obj = groupList[i];</w:t>
      </w:r>
    </w:p>
    <w:p w:rsidR="00694D3B" w:rsidRPr="00694D3B" w:rsidRDefault="00694D3B" w:rsidP="00694D3B">
      <w:pPr>
        <w:pStyle w:val="af2"/>
      </w:pPr>
      <w:r w:rsidRPr="00694D3B">
        <w:lastRenderedPageBreak/>
        <w:t xml:space="preserve">                obj.Dispose();</w:t>
      </w:r>
    </w:p>
    <w:p w:rsidR="00694D3B" w:rsidRPr="007056FB" w:rsidRDefault="00694D3B" w:rsidP="00694D3B">
      <w:pPr>
        <w:pStyle w:val="af2"/>
      </w:pPr>
      <w:r w:rsidRPr="00694D3B">
        <w:t xml:space="preserve">                </w:t>
      </w:r>
      <w:r w:rsidRPr="007056FB">
        <w:t>groupList.Remove(obj);</w:t>
      </w:r>
    </w:p>
    <w:p w:rsidR="00694D3B" w:rsidRPr="007056FB" w:rsidRDefault="00694D3B" w:rsidP="00694D3B">
      <w:pPr>
        <w:pStyle w:val="af2"/>
      </w:pPr>
      <w:r w:rsidRPr="007056FB">
        <w:t xml:space="preserve">            }</w:t>
      </w:r>
    </w:p>
    <w:p w:rsidR="00694D3B" w:rsidRPr="007056FB" w:rsidRDefault="00694D3B" w:rsidP="00694D3B">
      <w:pPr>
        <w:pStyle w:val="af2"/>
      </w:pPr>
      <w:r w:rsidRPr="007056FB">
        <w:t xml:space="preserve">        }</w:t>
      </w:r>
    </w:p>
    <w:p w:rsidR="00694D3B" w:rsidRPr="007056FB" w:rsidRDefault="00694D3B" w:rsidP="00694D3B">
      <w:pPr>
        <w:pStyle w:val="af2"/>
      </w:pPr>
      <w:r w:rsidRPr="007056FB">
        <w:t xml:space="preserve">    }</w:t>
      </w:r>
    </w:p>
    <w:p w:rsidR="00694D3B" w:rsidRPr="007056FB" w:rsidRDefault="00694D3B" w:rsidP="00694D3B">
      <w:pPr>
        <w:pStyle w:val="af2"/>
      </w:pPr>
      <w:r w:rsidRPr="007056FB">
        <w:t>}</w:t>
      </w:r>
    </w:p>
    <w:p w:rsidR="008F5F0A" w:rsidRPr="008F5F0A" w:rsidRDefault="008F5F0A" w:rsidP="008F5F0A">
      <w:pPr>
        <w:spacing w:after="160" w:line="259" w:lineRule="auto"/>
        <w:jc w:val="center"/>
        <w:rPr>
          <w:lang w:val="en-US"/>
        </w:rPr>
      </w:pPr>
      <w:r>
        <w:t>Файл</w:t>
      </w:r>
      <w:r w:rsidRPr="00694D3B">
        <w:rPr>
          <w:lang w:val="en-US"/>
        </w:rPr>
        <w:t xml:space="preserve"> «</w:t>
      </w:r>
      <w:r>
        <w:rPr>
          <w:i/>
          <w:lang w:val="en-US"/>
        </w:rPr>
        <w:t>Config</w:t>
      </w:r>
      <w:r w:rsidRPr="00694D3B">
        <w:rPr>
          <w:i/>
          <w:lang w:val="en-US"/>
        </w:rPr>
        <w:t>.</w:t>
      </w:r>
      <w:r w:rsidRPr="00B34FC9">
        <w:rPr>
          <w:i/>
          <w:lang w:val="en-US"/>
        </w:rPr>
        <w:t>cs</w:t>
      </w:r>
      <w:r w:rsidRPr="00694D3B">
        <w:rPr>
          <w:lang w:val="en-US"/>
        </w:rPr>
        <w:t>»</w:t>
      </w:r>
    </w:p>
    <w:p w:rsidR="008F5F0A" w:rsidRDefault="008F5F0A" w:rsidP="008F5F0A">
      <w:pPr>
        <w:pStyle w:val="af2"/>
      </w:pPr>
      <w:r>
        <w:t>using System;</w:t>
      </w:r>
    </w:p>
    <w:p w:rsidR="008F5F0A" w:rsidRDefault="008F5F0A" w:rsidP="008F5F0A">
      <w:pPr>
        <w:pStyle w:val="af2"/>
      </w:pPr>
      <w:r>
        <w:t>using System.Collections.Generic;</w:t>
      </w:r>
    </w:p>
    <w:p w:rsidR="008F5F0A" w:rsidRDefault="008F5F0A" w:rsidP="008F5F0A">
      <w:pPr>
        <w:pStyle w:val="af2"/>
      </w:pPr>
      <w:r>
        <w:t>using System.IO;</w:t>
      </w:r>
    </w:p>
    <w:p w:rsidR="008F5F0A" w:rsidRDefault="008F5F0A" w:rsidP="008F5F0A">
      <w:pPr>
        <w:pStyle w:val="af2"/>
      </w:pPr>
      <w:r>
        <w:t>using System.Linq;</w:t>
      </w:r>
    </w:p>
    <w:p w:rsidR="008F5F0A" w:rsidRDefault="008F5F0A" w:rsidP="008F5F0A">
      <w:pPr>
        <w:pStyle w:val="af2"/>
      </w:pPr>
      <w:r>
        <w:t>using System.Text;</w:t>
      </w:r>
    </w:p>
    <w:p w:rsidR="008F5F0A" w:rsidRDefault="008F5F0A" w:rsidP="008F5F0A">
      <w:pPr>
        <w:pStyle w:val="af2"/>
      </w:pPr>
      <w:r>
        <w:t>using System.Threading.Tasks;</w:t>
      </w:r>
    </w:p>
    <w:p w:rsidR="008F5F0A" w:rsidRDefault="008F5F0A" w:rsidP="008F5F0A">
      <w:pPr>
        <w:pStyle w:val="af2"/>
      </w:pPr>
    </w:p>
    <w:p w:rsidR="008F5F0A" w:rsidRDefault="008F5F0A" w:rsidP="008F5F0A">
      <w:pPr>
        <w:pStyle w:val="af2"/>
      </w:pPr>
      <w:r>
        <w:t>namespace PasswordManager.Classes</w:t>
      </w:r>
    </w:p>
    <w:p w:rsidR="008F5F0A" w:rsidRDefault="008F5F0A" w:rsidP="008F5F0A">
      <w:pPr>
        <w:pStyle w:val="af2"/>
      </w:pPr>
      <w:r>
        <w:t>{</w:t>
      </w:r>
    </w:p>
    <w:p w:rsidR="008F5F0A" w:rsidRDefault="008F5F0A" w:rsidP="008F5F0A">
      <w:pPr>
        <w:pStyle w:val="af2"/>
      </w:pPr>
      <w:r>
        <w:t xml:space="preserve">    public class Config</w:t>
      </w:r>
    </w:p>
    <w:p w:rsidR="008F5F0A" w:rsidRDefault="008F5F0A" w:rsidP="008F5F0A">
      <w:pPr>
        <w:pStyle w:val="af2"/>
      </w:pPr>
      <w:r>
        <w:t xml:space="preserve">    {</w:t>
      </w:r>
    </w:p>
    <w:p w:rsidR="008F5F0A" w:rsidRDefault="008F5F0A" w:rsidP="008F5F0A">
      <w:pPr>
        <w:pStyle w:val="af2"/>
      </w:pPr>
      <w:r>
        <w:t xml:space="preserve">        public string databaseDirectory { get; set; }</w:t>
      </w:r>
    </w:p>
    <w:p w:rsidR="008F5F0A" w:rsidRDefault="008F5F0A" w:rsidP="008F5F0A">
      <w:pPr>
        <w:pStyle w:val="af2"/>
      </w:pPr>
      <w:r>
        <w:t xml:space="preserve">        public string lastDbName { get; set; }</w:t>
      </w:r>
    </w:p>
    <w:p w:rsidR="008F5F0A" w:rsidRDefault="008F5F0A" w:rsidP="008F5F0A">
      <w:pPr>
        <w:pStyle w:val="af2"/>
      </w:pPr>
      <w:r>
        <w:t xml:space="preserve">        public string pathWithName </w:t>
      </w:r>
    </w:p>
    <w:p w:rsidR="008F5F0A" w:rsidRDefault="008F5F0A" w:rsidP="008F5F0A">
      <w:pPr>
        <w:pStyle w:val="af2"/>
      </w:pPr>
      <w:r>
        <w:t xml:space="preserve">        {</w:t>
      </w:r>
    </w:p>
    <w:p w:rsidR="008F5F0A" w:rsidRDefault="008F5F0A" w:rsidP="008F5F0A">
      <w:pPr>
        <w:pStyle w:val="af2"/>
      </w:pPr>
      <w:r>
        <w:t xml:space="preserve">            get </w:t>
      </w:r>
    </w:p>
    <w:p w:rsidR="008F5F0A" w:rsidRDefault="008F5F0A" w:rsidP="008F5F0A">
      <w:pPr>
        <w:pStyle w:val="af2"/>
      </w:pPr>
      <w:r>
        <w:t xml:space="preserve">            {</w:t>
      </w:r>
    </w:p>
    <w:p w:rsidR="008F5F0A" w:rsidRDefault="008F5F0A" w:rsidP="008F5F0A">
      <w:pPr>
        <w:pStyle w:val="af2"/>
      </w:pPr>
      <w:r>
        <w:t xml:space="preserve">                return databaseDirectory + "\\" + lastDbName;</w:t>
      </w:r>
    </w:p>
    <w:p w:rsidR="008F5F0A" w:rsidRDefault="008F5F0A" w:rsidP="008F5F0A">
      <w:pPr>
        <w:pStyle w:val="af2"/>
      </w:pPr>
      <w:r>
        <w:t xml:space="preserve">            }</w:t>
      </w:r>
    </w:p>
    <w:p w:rsidR="008F5F0A" w:rsidRDefault="008F5F0A" w:rsidP="008F5F0A">
      <w:pPr>
        <w:pStyle w:val="af2"/>
      </w:pPr>
      <w:r>
        <w:t xml:space="preserve">            set</w:t>
      </w:r>
    </w:p>
    <w:p w:rsidR="008F5F0A" w:rsidRDefault="008F5F0A" w:rsidP="008F5F0A">
      <w:pPr>
        <w:pStyle w:val="af2"/>
      </w:pPr>
      <w:r>
        <w:t xml:space="preserve">            {</w:t>
      </w:r>
    </w:p>
    <w:p w:rsidR="008F5F0A" w:rsidRDefault="008F5F0A" w:rsidP="008F5F0A">
      <w:pPr>
        <w:pStyle w:val="af2"/>
      </w:pPr>
      <w:r>
        <w:t xml:space="preserve">                lastDbName = Path.GetFileName(value);</w:t>
      </w:r>
    </w:p>
    <w:p w:rsidR="008F5F0A" w:rsidRDefault="008F5F0A" w:rsidP="008F5F0A">
      <w:pPr>
        <w:pStyle w:val="af2"/>
      </w:pPr>
      <w:r>
        <w:t xml:space="preserve">                databaseDirectory = Path.GetDirectoryName(value);</w:t>
      </w:r>
    </w:p>
    <w:p w:rsidR="008F5F0A" w:rsidRDefault="008F5F0A" w:rsidP="008F5F0A">
      <w:pPr>
        <w:pStyle w:val="af2"/>
      </w:pPr>
      <w:r>
        <w:t xml:space="preserve">            }</w:t>
      </w:r>
    </w:p>
    <w:p w:rsidR="008F5F0A" w:rsidRDefault="008F5F0A" w:rsidP="008F5F0A">
      <w:pPr>
        <w:pStyle w:val="af2"/>
      </w:pPr>
      <w:r>
        <w:t xml:space="preserve">        }</w:t>
      </w:r>
    </w:p>
    <w:p w:rsidR="008F5F0A" w:rsidRDefault="008F5F0A" w:rsidP="008F5F0A">
      <w:pPr>
        <w:pStyle w:val="af2"/>
      </w:pPr>
      <w:r>
        <w:t xml:space="preserve">    }</w:t>
      </w:r>
    </w:p>
    <w:p w:rsidR="008F5F0A" w:rsidRDefault="008F5F0A" w:rsidP="008F5F0A">
      <w:pPr>
        <w:pStyle w:val="af2"/>
      </w:pPr>
      <w:r>
        <w:t>}</w:t>
      </w:r>
    </w:p>
    <w:p w:rsidR="008F5F0A" w:rsidRDefault="008F5F0A" w:rsidP="008F5F0A">
      <w:pPr>
        <w:spacing w:after="160" w:line="259" w:lineRule="auto"/>
        <w:jc w:val="center"/>
        <w:rPr>
          <w:rFonts w:ascii="Courier New" w:hAnsi="Courier New" w:cs="Courier New"/>
          <w:sz w:val="24"/>
          <w:szCs w:val="24"/>
          <w:lang w:val="en-US"/>
        </w:rPr>
      </w:pPr>
      <w:r>
        <w:t>Файл</w:t>
      </w:r>
      <w:r w:rsidRPr="00694D3B">
        <w:rPr>
          <w:lang w:val="en-US"/>
        </w:rPr>
        <w:t xml:space="preserve"> «</w:t>
      </w:r>
      <w:r>
        <w:rPr>
          <w:i/>
          <w:lang w:val="en-US"/>
        </w:rPr>
        <w:t>AccountEntry</w:t>
      </w:r>
      <w:r w:rsidRPr="00694D3B">
        <w:rPr>
          <w:i/>
          <w:lang w:val="en-US"/>
        </w:rPr>
        <w:t>.</w:t>
      </w:r>
      <w:r w:rsidRPr="00B34FC9">
        <w:rPr>
          <w:i/>
          <w:lang w:val="en-US"/>
        </w:rPr>
        <w:t>cs</w:t>
      </w:r>
      <w:r w:rsidRPr="00694D3B">
        <w:rPr>
          <w:lang w:val="en-US"/>
        </w:rPr>
        <w:t>»</w:t>
      </w:r>
    </w:p>
    <w:p w:rsidR="008F5F0A" w:rsidRDefault="008F5F0A" w:rsidP="008F5F0A">
      <w:pPr>
        <w:pStyle w:val="af2"/>
      </w:pPr>
      <w:r>
        <w:t>using Newtonsoft.Json;</w:t>
      </w:r>
    </w:p>
    <w:p w:rsidR="008F5F0A" w:rsidRDefault="008F5F0A" w:rsidP="008F5F0A">
      <w:pPr>
        <w:pStyle w:val="af2"/>
      </w:pPr>
      <w:r>
        <w:t>using PasswordManager.Classes;</w:t>
      </w:r>
    </w:p>
    <w:p w:rsidR="008F5F0A" w:rsidRDefault="008F5F0A" w:rsidP="008F5F0A">
      <w:pPr>
        <w:pStyle w:val="af2"/>
      </w:pPr>
      <w:r>
        <w:t>using System;</w:t>
      </w:r>
    </w:p>
    <w:p w:rsidR="008F5F0A" w:rsidRDefault="008F5F0A" w:rsidP="008F5F0A">
      <w:pPr>
        <w:pStyle w:val="af2"/>
      </w:pPr>
      <w:r>
        <w:t>using System.Collections.Generic;</w:t>
      </w:r>
    </w:p>
    <w:p w:rsidR="008F5F0A" w:rsidRDefault="008F5F0A" w:rsidP="008F5F0A">
      <w:pPr>
        <w:pStyle w:val="af2"/>
      </w:pPr>
    </w:p>
    <w:p w:rsidR="008F5F0A" w:rsidRPr="004F4663" w:rsidRDefault="008F5F0A" w:rsidP="008F5F0A">
      <w:pPr>
        <w:pStyle w:val="af2"/>
        <w:rPr>
          <w:lang w:val="ru-RU"/>
        </w:rPr>
      </w:pPr>
      <w:r>
        <w:t>namespace</w:t>
      </w:r>
      <w:r w:rsidRPr="004F4663">
        <w:rPr>
          <w:lang w:val="ru-RU"/>
        </w:rPr>
        <w:t xml:space="preserve"> </w:t>
      </w:r>
      <w:r>
        <w:t>PasswordManager</w:t>
      </w:r>
    </w:p>
    <w:p w:rsidR="008F5F0A" w:rsidRPr="007056FB" w:rsidRDefault="008F5F0A" w:rsidP="008F5F0A">
      <w:pPr>
        <w:pStyle w:val="af2"/>
        <w:rPr>
          <w:lang w:val="ru-RU"/>
        </w:rPr>
      </w:pPr>
      <w:r w:rsidRPr="007056FB">
        <w:rPr>
          <w:lang w:val="ru-RU"/>
        </w:rPr>
        <w:t>{</w:t>
      </w:r>
    </w:p>
    <w:p w:rsidR="008F5F0A" w:rsidRPr="008F5F0A" w:rsidRDefault="008F5F0A" w:rsidP="008F5F0A">
      <w:pPr>
        <w:pStyle w:val="af2"/>
        <w:rPr>
          <w:lang w:val="ru-RU"/>
        </w:rPr>
      </w:pPr>
      <w:r w:rsidRPr="008F5F0A">
        <w:rPr>
          <w:lang w:val="ru-RU"/>
        </w:rPr>
        <w:t xml:space="preserve">    ///&lt;</w:t>
      </w:r>
      <w:r>
        <w:t>Summary</w:t>
      </w:r>
      <w:r w:rsidRPr="008F5F0A">
        <w:rPr>
          <w:lang w:val="ru-RU"/>
        </w:rPr>
        <w:t>&gt;</w:t>
      </w:r>
    </w:p>
    <w:p w:rsidR="008F5F0A" w:rsidRPr="008F5F0A" w:rsidRDefault="008F5F0A" w:rsidP="008F5F0A">
      <w:pPr>
        <w:pStyle w:val="af2"/>
        <w:rPr>
          <w:lang w:val="ru-RU"/>
        </w:rPr>
      </w:pPr>
      <w:r w:rsidRPr="008F5F0A">
        <w:rPr>
          <w:lang w:val="ru-RU"/>
        </w:rPr>
        <w:t xml:space="preserve">    ///Класс представляет собой запись в листе паролей, содержащая в себе сам пароль, логин и прочие поля (расширяется динамически)</w:t>
      </w:r>
    </w:p>
    <w:p w:rsidR="008F5F0A" w:rsidRDefault="008F5F0A" w:rsidP="008F5F0A">
      <w:pPr>
        <w:pStyle w:val="af2"/>
      </w:pPr>
      <w:r w:rsidRPr="008F5F0A">
        <w:rPr>
          <w:lang w:val="ru-RU"/>
        </w:rPr>
        <w:t xml:space="preserve">    </w:t>
      </w:r>
      <w:r>
        <w:t>///&lt;/Summary&gt;</w:t>
      </w:r>
    </w:p>
    <w:p w:rsidR="008F5F0A" w:rsidRDefault="008F5F0A" w:rsidP="008F5F0A">
      <w:pPr>
        <w:pStyle w:val="af2"/>
      </w:pPr>
      <w:r>
        <w:t xml:space="preserve">    public class AccountEntry : IDisposable</w:t>
      </w:r>
    </w:p>
    <w:p w:rsidR="008F5F0A" w:rsidRDefault="008F5F0A" w:rsidP="008F5F0A">
      <w:pPr>
        <w:pStyle w:val="af2"/>
      </w:pPr>
      <w:r>
        <w:t xml:space="preserve">    {</w:t>
      </w:r>
    </w:p>
    <w:p w:rsidR="008F5F0A" w:rsidRPr="008F5F0A" w:rsidRDefault="008F5F0A" w:rsidP="008F5F0A">
      <w:pPr>
        <w:pStyle w:val="af2"/>
        <w:rPr>
          <w:lang w:val="ru-RU"/>
        </w:rPr>
      </w:pPr>
      <w:r>
        <w:lastRenderedPageBreak/>
        <w:t xml:space="preserve">        </w:t>
      </w:r>
      <w:r w:rsidRPr="008F5F0A">
        <w:rPr>
          <w:lang w:val="ru-RU"/>
        </w:rPr>
        <w:t>///&lt;</w:t>
      </w:r>
      <w:r>
        <w:t>Summary</w:t>
      </w:r>
      <w:r w:rsidRPr="008F5F0A">
        <w:rPr>
          <w:lang w:val="ru-RU"/>
        </w:rPr>
        <w:t>&gt;</w:t>
      </w:r>
    </w:p>
    <w:p w:rsidR="008F5F0A" w:rsidRPr="008F5F0A" w:rsidRDefault="008F5F0A" w:rsidP="008F5F0A">
      <w:pPr>
        <w:pStyle w:val="af2"/>
        <w:rPr>
          <w:lang w:val="ru-RU"/>
        </w:rPr>
      </w:pPr>
      <w:r w:rsidRPr="008F5F0A">
        <w:rPr>
          <w:lang w:val="ru-RU"/>
        </w:rPr>
        <w:t xml:space="preserve">        ///Конструктор класса, который принимает на вход пароль, логин (дополнительные поля добавляются по обращению к индексу)</w:t>
      </w:r>
    </w:p>
    <w:p w:rsidR="008F5F0A" w:rsidRDefault="008F5F0A" w:rsidP="008F5F0A">
      <w:pPr>
        <w:pStyle w:val="af2"/>
      </w:pPr>
      <w:r w:rsidRPr="008F5F0A">
        <w:rPr>
          <w:lang w:val="ru-RU"/>
        </w:rPr>
        <w:t xml:space="preserve">        </w:t>
      </w:r>
      <w:r>
        <w:t>///&lt;/Summary&gt;</w:t>
      </w:r>
    </w:p>
    <w:p w:rsidR="008F5F0A" w:rsidRDefault="008F5F0A" w:rsidP="008F5F0A">
      <w:pPr>
        <w:pStyle w:val="af2"/>
      </w:pPr>
      <w:r>
        <w:t xml:space="preserve">        public AccountEntry(string accountName, string login, string password, MasterKey key, Dictionary&lt;string, string&gt; properties)</w:t>
      </w:r>
    </w:p>
    <w:p w:rsidR="008F5F0A" w:rsidRDefault="008F5F0A" w:rsidP="008F5F0A">
      <w:pPr>
        <w:pStyle w:val="af2"/>
      </w:pPr>
      <w:r>
        <w:t xml:space="preserve">        {</w:t>
      </w:r>
    </w:p>
    <w:p w:rsidR="008F5F0A" w:rsidRDefault="008F5F0A" w:rsidP="008F5F0A">
      <w:pPr>
        <w:pStyle w:val="af2"/>
      </w:pPr>
      <w:r>
        <w:t xml:space="preserve">            this.accountName = accountName;</w:t>
      </w:r>
    </w:p>
    <w:p w:rsidR="008F5F0A" w:rsidRDefault="008F5F0A" w:rsidP="008F5F0A">
      <w:pPr>
        <w:pStyle w:val="af2"/>
      </w:pPr>
      <w:r>
        <w:t xml:space="preserve">            this.login = login;</w:t>
      </w:r>
    </w:p>
    <w:p w:rsidR="008F5F0A" w:rsidRDefault="008F5F0A" w:rsidP="008F5F0A">
      <w:pPr>
        <w:pStyle w:val="af2"/>
      </w:pPr>
      <w:r>
        <w:t xml:space="preserve">            this.password = new Password(password, key);</w:t>
      </w:r>
    </w:p>
    <w:p w:rsidR="008F5F0A" w:rsidRDefault="008F5F0A" w:rsidP="008F5F0A">
      <w:pPr>
        <w:pStyle w:val="af2"/>
      </w:pPr>
      <w:r>
        <w:t xml:space="preserve">            password = null;</w:t>
      </w:r>
    </w:p>
    <w:p w:rsidR="008F5F0A" w:rsidRDefault="008F5F0A" w:rsidP="008F5F0A">
      <w:pPr>
        <w:pStyle w:val="af2"/>
      </w:pPr>
      <w:r>
        <w:t xml:space="preserve">            this.properties = properties;</w:t>
      </w:r>
    </w:p>
    <w:p w:rsidR="008F5F0A" w:rsidRPr="004F4663" w:rsidRDefault="008F5F0A" w:rsidP="008F5F0A">
      <w:pPr>
        <w:pStyle w:val="af2"/>
        <w:rPr>
          <w:lang w:val="ru-RU"/>
        </w:rPr>
      </w:pPr>
      <w:r w:rsidRPr="008F5F0A">
        <w:t xml:space="preserve">        </w:t>
      </w:r>
      <w:r w:rsidRPr="004F4663">
        <w:rPr>
          <w:lang w:val="ru-RU"/>
        </w:rPr>
        <w:t>}</w:t>
      </w:r>
    </w:p>
    <w:p w:rsidR="008F5F0A" w:rsidRPr="004F4663" w:rsidRDefault="008F5F0A" w:rsidP="008F5F0A">
      <w:pPr>
        <w:pStyle w:val="af2"/>
        <w:rPr>
          <w:lang w:val="ru-RU"/>
        </w:rPr>
      </w:pPr>
    </w:p>
    <w:p w:rsidR="008F5F0A" w:rsidRPr="008F5F0A" w:rsidRDefault="008F5F0A" w:rsidP="008F5F0A">
      <w:pPr>
        <w:pStyle w:val="af2"/>
        <w:rPr>
          <w:lang w:val="ru-RU"/>
        </w:rPr>
      </w:pPr>
      <w:r w:rsidRPr="004F4663">
        <w:rPr>
          <w:lang w:val="ru-RU"/>
        </w:rPr>
        <w:t xml:space="preserve">        </w:t>
      </w:r>
      <w:r w:rsidRPr="008F5F0A">
        <w:rPr>
          <w:lang w:val="ru-RU"/>
        </w:rPr>
        <w:t>///&lt;</w:t>
      </w:r>
      <w:r>
        <w:t>Summary</w:t>
      </w:r>
      <w:r w:rsidRPr="008F5F0A">
        <w:rPr>
          <w:lang w:val="ru-RU"/>
        </w:rPr>
        <w:t>&gt;</w:t>
      </w:r>
    </w:p>
    <w:p w:rsidR="008F5F0A" w:rsidRPr="008F5F0A" w:rsidRDefault="008F5F0A" w:rsidP="008F5F0A">
      <w:pPr>
        <w:pStyle w:val="af2"/>
        <w:rPr>
          <w:lang w:val="ru-RU"/>
        </w:rPr>
      </w:pPr>
      <w:r w:rsidRPr="008F5F0A">
        <w:rPr>
          <w:lang w:val="ru-RU"/>
        </w:rPr>
        <w:t xml:space="preserve">        ///Конструктор класса, который принимает на вход пароль, логин (дополнительные поля добавляются по обращению к индексу)</w:t>
      </w:r>
    </w:p>
    <w:p w:rsidR="008F5F0A" w:rsidRDefault="008F5F0A" w:rsidP="008F5F0A">
      <w:pPr>
        <w:pStyle w:val="af2"/>
      </w:pPr>
      <w:r w:rsidRPr="008F5F0A">
        <w:rPr>
          <w:lang w:val="ru-RU"/>
        </w:rPr>
        <w:t xml:space="preserve">        </w:t>
      </w:r>
      <w:r>
        <w:t>///&lt;/Summary&gt;</w:t>
      </w:r>
    </w:p>
    <w:p w:rsidR="008F5F0A" w:rsidRDefault="008F5F0A" w:rsidP="008F5F0A">
      <w:pPr>
        <w:pStyle w:val="af2"/>
      </w:pPr>
      <w:r>
        <w:t xml:space="preserve">        public AccountEntry(string accountName, string login, Password password, Dictionary&lt;string, string&gt; properties)</w:t>
      </w:r>
    </w:p>
    <w:p w:rsidR="008F5F0A" w:rsidRDefault="008F5F0A" w:rsidP="008F5F0A">
      <w:pPr>
        <w:pStyle w:val="af2"/>
      </w:pPr>
      <w:r>
        <w:t xml:space="preserve">        {</w:t>
      </w:r>
    </w:p>
    <w:p w:rsidR="008F5F0A" w:rsidRDefault="008F5F0A" w:rsidP="008F5F0A">
      <w:pPr>
        <w:pStyle w:val="af2"/>
      </w:pPr>
      <w:r>
        <w:t xml:space="preserve">            this.accountName = accountName;</w:t>
      </w:r>
    </w:p>
    <w:p w:rsidR="008F5F0A" w:rsidRDefault="008F5F0A" w:rsidP="008F5F0A">
      <w:pPr>
        <w:pStyle w:val="af2"/>
      </w:pPr>
      <w:r>
        <w:t xml:space="preserve">            this.login = login;</w:t>
      </w:r>
    </w:p>
    <w:p w:rsidR="008F5F0A" w:rsidRDefault="008F5F0A" w:rsidP="008F5F0A">
      <w:pPr>
        <w:pStyle w:val="af2"/>
      </w:pPr>
      <w:r>
        <w:t xml:space="preserve">            this.password = password;</w:t>
      </w:r>
    </w:p>
    <w:p w:rsidR="008F5F0A" w:rsidRDefault="008F5F0A" w:rsidP="008F5F0A">
      <w:pPr>
        <w:pStyle w:val="af2"/>
      </w:pPr>
      <w:r>
        <w:t xml:space="preserve">            this.properties = properties;</w:t>
      </w:r>
    </w:p>
    <w:p w:rsidR="008F5F0A" w:rsidRPr="008F5F0A" w:rsidRDefault="008F5F0A" w:rsidP="008F5F0A">
      <w:pPr>
        <w:pStyle w:val="af2"/>
        <w:rPr>
          <w:lang w:val="ru-RU"/>
        </w:rPr>
      </w:pPr>
      <w:r>
        <w:t xml:space="preserve">        </w:t>
      </w:r>
      <w:r w:rsidRPr="008F5F0A">
        <w:rPr>
          <w:lang w:val="ru-RU"/>
        </w:rPr>
        <w:t>}</w:t>
      </w:r>
    </w:p>
    <w:p w:rsidR="008F5F0A" w:rsidRPr="008F5F0A" w:rsidRDefault="008F5F0A" w:rsidP="008F5F0A">
      <w:pPr>
        <w:pStyle w:val="af2"/>
        <w:rPr>
          <w:lang w:val="ru-RU"/>
        </w:rPr>
      </w:pPr>
    </w:p>
    <w:p w:rsidR="008F5F0A" w:rsidRPr="008F5F0A" w:rsidRDefault="008F5F0A" w:rsidP="008F5F0A">
      <w:pPr>
        <w:pStyle w:val="af2"/>
        <w:rPr>
          <w:lang w:val="ru-RU"/>
        </w:rPr>
      </w:pPr>
      <w:r w:rsidRPr="008F5F0A">
        <w:rPr>
          <w:lang w:val="ru-RU"/>
        </w:rPr>
        <w:t xml:space="preserve">        ///&lt;</w:t>
      </w:r>
      <w:r>
        <w:t>Summary</w:t>
      </w:r>
      <w:r w:rsidRPr="008F5F0A">
        <w:rPr>
          <w:lang w:val="ru-RU"/>
        </w:rPr>
        <w:t>&gt;</w:t>
      </w:r>
    </w:p>
    <w:p w:rsidR="008F5F0A" w:rsidRPr="008F5F0A" w:rsidRDefault="008F5F0A" w:rsidP="008F5F0A">
      <w:pPr>
        <w:pStyle w:val="af2"/>
        <w:rPr>
          <w:lang w:val="ru-RU"/>
        </w:rPr>
      </w:pPr>
      <w:r w:rsidRPr="008F5F0A">
        <w:rPr>
          <w:lang w:val="ru-RU"/>
        </w:rPr>
        <w:t xml:space="preserve">        ///Конструктор класса для </w:t>
      </w:r>
      <w:r>
        <w:t>Json</w:t>
      </w:r>
    </w:p>
    <w:p w:rsidR="008F5F0A" w:rsidRPr="008F5F0A" w:rsidRDefault="008F5F0A" w:rsidP="008F5F0A">
      <w:pPr>
        <w:pStyle w:val="af2"/>
        <w:rPr>
          <w:lang w:val="ru-RU"/>
        </w:rPr>
      </w:pPr>
      <w:r w:rsidRPr="008F5F0A">
        <w:rPr>
          <w:lang w:val="ru-RU"/>
        </w:rPr>
        <w:t xml:space="preserve">        ///&lt;/</w:t>
      </w:r>
      <w:r>
        <w:t>Summary</w:t>
      </w:r>
      <w:r w:rsidRPr="008F5F0A">
        <w:rPr>
          <w:lang w:val="ru-RU"/>
        </w:rPr>
        <w:t>&gt;</w:t>
      </w:r>
    </w:p>
    <w:p w:rsidR="008F5F0A" w:rsidRDefault="008F5F0A" w:rsidP="008F5F0A">
      <w:pPr>
        <w:pStyle w:val="af2"/>
      </w:pPr>
      <w:r w:rsidRPr="008F5F0A">
        <w:rPr>
          <w:lang w:val="ru-RU"/>
        </w:rPr>
        <w:t xml:space="preserve">        </w:t>
      </w:r>
      <w:r>
        <w:t>[JsonConstructor]</w:t>
      </w:r>
    </w:p>
    <w:p w:rsidR="008F5F0A" w:rsidRDefault="008F5F0A" w:rsidP="008F5F0A">
      <w:pPr>
        <w:pStyle w:val="af2"/>
      </w:pPr>
      <w:r>
        <w:t xml:space="preserve">        private AccountEntry(string accountName, string login, string password)</w:t>
      </w:r>
    </w:p>
    <w:p w:rsidR="008F5F0A" w:rsidRDefault="008F5F0A" w:rsidP="008F5F0A">
      <w:pPr>
        <w:pStyle w:val="af2"/>
      </w:pPr>
      <w:r>
        <w:t xml:space="preserve">        {</w:t>
      </w:r>
    </w:p>
    <w:p w:rsidR="008F5F0A" w:rsidRDefault="008F5F0A" w:rsidP="008F5F0A">
      <w:pPr>
        <w:pStyle w:val="af2"/>
      </w:pPr>
      <w:r>
        <w:t xml:space="preserve">            this.accountName = accountName;</w:t>
      </w:r>
    </w:p>
    <w:p w:rsidR="008F5F0A" w:rsidRDefault="008F5F0A" w:rsidP="008F5F0A">
      <w:pPr>
        <w:pStyle w:val="af2"/>
      </w:pPr>
      <w:r>
        <w:t xml:space="preserve">            this.login = login;</w:t>
      </w:r>
    </w:p>
    <w:p w:rsidR="008F5F0A" w:rsidRDefault="008F5F0A" w:rsidP="008F5F0A">
      <w:pPr>
        <w:pStyle w:val="af2"/>
      </w:pPr>
      <w:r>
        <w:t xml:space="preserve">            this.password = JsonConvert.DeserializeObject&lt;Password&gt;(password); ;</w:t>
      </w:r>
    </w:p>
    <w:p w:rsidR="008F5F0A" w:rsidRDefault="008F5F0A" w:rsidP="008F5F0A">
      <w:pPr>
        <w:pStyle w:val="af2"/>
      </w:pPr>
      <w:r>
        <w:t xml:space="preserve">            this.properties = new Dictionary&lt;string, string&gt;();</w:t>
      </w:r>
    </w:p>
    <w:p w:rsidR="008F5F0A" w:rsidRDefault="008F5F0A" w:rsidP="008F5F0A">
      <w:pPr>
        <w:pStyle w:val="af2"/>
      </w:pPr>
      <w:r>
        <w:t xml:space="preserve">        }</w:t>
      </w:r>
    </w:p>
    <w:p w:rsidR="008F5F0A" w:rsidRDefault="008F5F0A" w:rsidP="008F5F0A">
      <w:pPr>
        <w:pStyle w:val="af2"/>
      </w:pPr>
      <w:r>
        <w:t xml:space="preserve">        ///&lt;Summary&gt;</w:t>
      </w:r>
    </w:p>
    <w:p w:rsidR="008F5F0A" w:rsidRDefault="008F5F0A" w:rsidP="008F5F0A">
      <w:pPr>
        <w:pStyle w:val="af2"/>
      </w:pPr>
      <w:r>
        <w:t xml:space="preserve">        ///Название аккаунта</w:t>
      </w:r>
    </w:p>
    <w:p w:rsidR="008F5F0A" w:rsidRDefault="008F5F0A" w:rsidP="008F5F0A">
      <w:pPr>
        <w:pStyle w:val="af2"/>
      </w:pPr>
      <w:r>
        <w:t xml:space="preserve">        ///&lt;/Summary&gt;</w:t>
      </w:r>
    </w:p>
    <w:p w:rsidR="008F5F0A" w:rsidRDefault="008F5F0A" w:rsidP="008F5F0A">
      <w:pPr>
        <w:pStyle w:val="af2"/>
      </w:pPr>
      <w:r>
        <w:t xml:space="preserve">        public string accountName;</w:t>
      </w:r>
    </w:p>
    <w:p w:rsidR="008F5F0A" w:rsidRDefault="008F5F0A" w:rsidP="008F5F0A">
      <w:pPr>
        <w:pStyle w:val="af2"/>
      </w:pPr>
    </w:p>
    <w:p w:rsidR="008F5F0A" w:rsidRPr="008F5F0A" w:rsidRDefault="008F5F0A" w:rsidP="008F5F0A">
      <w:pPr>
        <w:pStyle w:val="af2"/>
        <w:rPr>
          <w:lang w:val="ru-RU"/>
        </w:rPr>
      </w:pPr>
      <w:r w:rsidRPr="008F5F0A">
        <w:t xml:space="preserve">        </w:t>
      </w:r>
      <w:r w:rsidRPr="008F5F0A">
        <w:rPr>
          <w:lang w:val="ru-RU"/>
        </w:rPr>
        <w:t>///&lt;</w:t>
      </w:r>
      <w:r>
        <w:t>Summary</w:t>
      </w:r>
      <w:r w:rsidRPr="008F5F0A">
        <w:rPr>
          <w:lang w:val="ru-RU"/>
        </w:rPr>
        <w:t>&gt;</w:t>
      </w:r>
    </w:p>
    <w:p w:rsidR="008F5F0A" w:rsidRPr="008F5F0A" w:rsidRDefault="008F5F0A" w:rsidP="008F5F0A">
      <w:pPr>
        <w:pStyle w:val="af2"/>
        <w:rPr>
          <w:lang w:val="ru-RU"/>
        </w:rPr>
      </w:pPr>
      <w:r w:rsidRPr="008F5F0A">
        <w:rPr>
          <w:lang w:val="ru-RU"/>
        </w:rPr>
        <w:t xml:space="preserve">        ///Логин приложения (мб почта или еще что нибудь)</w:t>
      </w:r>
    </w:p>
    <w:p w:rsidR="008F5F0A" w:rsidRDefault="008F5F0A" w:rsidP="008F5F0A">
      <w:pPr>
        <w:pStyle w:val="af2"/>
      </w:pPr>
      <w:r w:rsidRPr="008F5F0A">
        <w:rPr>
          <w:lang w:val="ru-RU"/>
        </w:rPr>
        <w:t xml:space="preserve">        </w:t>
      </w:r>
      <w:r>
        <w:t>///&lt;/Summary&gt;</w:t>
      </w:r>
    </w:p>
    <w:p w:rsidR="008F5F0A" w:rsidRDefault="008F5F0A" w:rsidP="008F5F0A">
      <w:pPr>
        <w:pStyle w:val="af2"/>
      </w:pPr>
      <w:r>
        <w:t xml:space="preserve">        public string login;</w:t>
      </w:r>
    </w:p>
    <w:p w:rsidR="008F5F0A" w:rsidRDefault="008F5F0A" w:rsidP="008F5F0A">
      <w:pPr>
        <w:pStyle w:val="af2"/>
      </w:pPr>
    </w:p>
    <w:p w:rsidR="008F5F0A" w:rsidRDefault="008F5F0A" w:rsidP="008F5F0A">
      <w:pPr>
        <w:pStyle w:val="af2"/>
      </w:pPr>
      <w:r>
        <w:lastRenderedPageBreak/>
        <w:t xml:space="preserve">        ///&lt;Summary&gt;</w:t>
      </w:r>
    </w:p>
    <w:p w:rsidR="008F5F0A" w:rsidRPr="008F5F0A" w:rsidRDefault="008F5F0A" w:rsidP="008F5F0A">
      <w:pPr>
        <w:pStyle w:val="af2"/>
        <w:rPr>
          <w:lang w:val="ru-RU"/>
        </w:rPr>
      </w:pPr>
      <w:r>
        <w:t xml:space="preserve">        </w:t>
      </w:r>
      <w:r w:rsidRPr="008F5F0A">
        <w:rPr>
          <w:lang w:val="ru-RU"/>
        </w:rPr>
        <w:t>///Сам пароль, который внутри уже сам шифруется у себя</w:t>
      </w:r>
    </w:p>
    <w:p w:rsidR="008F5F0A" w:rsidRDefault="008F5F0A" w:rsidP="008F5F0A">
      <w:pPr>
        <w:pStyle w:val="af2"/>
      </w:pPr>
      <w:r w:rsidRPr="008F5F0A">
        <w:rPr>
          <w:lang w:val="ru-RU"/>
        </w:rPr>
        <w:t xml:space="preserve">        </w:t>
      </w:r>
      <w:r>
        <w:t>///&lt;/Summary&gt;</w:t>
      </w:r>
    </w:p>
    <w:p w:rsidR="008F5F0A" w:rsidRDefault="008F5F0A" w:rsidP="008F5F0A">
      <w:pPr>
        <w:pStyle w:val="af2"/>
      </w:pPr>
      <w:r>
        <w:t xml:space="preserve">        [JsonIgnore]</w:t>
      </w:r>
    </w:p>
    <w:p w:rsidR="008F5F0A" w:rsidRDefault="008F5F0A" w:rsidP="008F5F0A">
      <w:pPr>
        <w:pStyle w:val="af2"/>
      </w:pPr>
      <w:r>
        <w:t xml:space="preserve">        public Password password;</w:t>
      </w:r>
    </w:p>
    <w:p w:rsidR="008F5F0A" w:rsidRDefault="008F5F0A" w:rsidP="008F5F0A">
      <w:pPr>
        <w:pStyle w:val="af2"/>
      </w:pPr>
    </w:p>
    <w:p w:rsidR="008F5F0A" w:rsidRPr="008F5F0A" w:rsidRDefault="008F5F0A" w:rsidP="008F5F0A">
      <w:pPr>
        <w:pStyle w:val="af2"/>
        <w:rPr>
          <w:lang w:val="ru-RU"/>
        </w:rPr>
      </w:pPr>
      <w:r>
        <w:t xml:space="preserve">        </w:t>
      </w:r>
      <w:r w:rsidRPr="008F5F0A">
        <w:rPr>
          <w:lang w:val="ru-RU"/>
        </w:rPr>
        <w:t>///&lt;</w:t>
      </w:r>
      <w:r>
        <w:t>Summary</w:t>
      </w:r>
      <w:r w:rsidRPr="008F5F0A">
        <w:rPr>
          <w:lang w:val="ru-RU"/>
        </w:rPr>
        <w:t>&gt;</w:t>
      </w:r>
    </w:p>
    <w:p w:rsidR="008F5F0A" w:rsidRPr="008F5F0A" w:rsidRDefault="008F5F0A" w:rsidP="008F5F0A">
      <w:pPr>
        <w:pStyle w:val="af2"/>
        <w:rPr>
          <w:lang w:val="ru-RU"/>
        </w:rPr>
      </w:pPr>
      <w:r w:rsidRPr="008F5F0A">
        <w:rPr>
          <w:lang w:val="ru-RU"/>
        </w:rPr>
        <w:t xml:space="preserve">        ///Необходимо для верного парсинга</w:t>
      </w:r>
    </w:p>
    <w:p w:rsidR="008F5F0A" w:rsidRPr="008F5F0A" w:rsidRDefault="008F5F0A" w:rsidP="008F5F0A">
      <w:pPr>
        <w:pStyle w:val="af2"/>
        <w:rPr>
          <w:lang w:val="ru-RU"/>
        </w:rPr>
      </w:pPr>
      <w:r w:rsidRPr="008F5F0A">
        <w:rPr>
          <w:lang w:val="ru-RU"/>
        </w:rPr>
        <w:t xml:space="preserve">        ///&lt;/</w:t>
      </w:r>
      <w:r>
        <w:t>Summary</w:t>
      </w:r>
      <w:r w:rsidRPr="008F5F0A">
        <w:rPr>
          <w:lang w:val="ru-RU"/>
        </w:rPr>
        <w:t>&gt;</w:t>
      </w:r>
    </w:p>
    <w:p w:rsidR="008F5F0A" w:rsidRDefault="008F5F0A" w:rsidP="008F5F0A">
      <w:pPr>
        <w:pStyle w:val="af2"/>
      </w:pPr>
      <w:r w:rsidRPr="008F5F0A">
        <w:rPr>
          <w:lang w:val="ru-RU"/>
        </w:rPr>
        <w:t xml:space="preserve">        </w:t>
      </w:r>
      <w:r>
        <w:t>[JsonProperty("Password")]</w:t>
      </w:r>
    </w:p>
    <w:p w:rsidR="008F5F0A" w:rsidRDefault="008F5F0A" w:rsidP="008F5F0A">
      <w:pPr>
        <w:pStyle w:val="af2"/>
      </w:pPr>
      <w:r>
        <w:t xml:space="preserve">        private string SerializedPassword</w:t>
      </w:r>
    </w:p>
    <w:p w:rsidR="008F5F0A" w:rsidRDefault="008F5F0A" w:rsidP="008F5F0A">
      <w:pPr>
        <w:pStyle w:val="af2"/>
      </w:pPr>
      <w:r>
        <w:t xml:space="preserve">        {</w:t>
      </w:r>
    </w:p>
    <w:p w:rsidR="008F5F0A" w:rsidRDefault="008F5F0A" w:rsidP="008F5F0A">
      <w:pPr>
        <w:pStyle w:val="af2"/>
      </w:pPr>
      <w:r>
        <w:t xml:space="preserve">            get { return password.getJsonPassword(); }</w:t>
      </w:r>
    </w:p>
    <w:p w:rsidR="008F5F0A" w:rsidRDefault="008F5F0A" w:rsidP="008F5F0A">
      <w:pPr>
        <w:pStyle w:val="af2"/>
      </w:pPr>
      <w:r>
        <w:t xml:space="preserve">        }</w:t>
      </w:r>
    </w:p>
    <w:p w:rsidR="008F5F0A" w:rsidRDefault="008F5F0A" w:rsidP="008F5F0A">
      <w:pPr>
        <w:pStyle w:val="af2"/>
      </w:pPr>
      <w:r>
        <w:t xml:space="preserve">        ///&lt;Summary&gt;</w:t>
      </w:r>
    </w:p>
    <w:p w:rsidR="008F5F0A" w:rsidRPr="008F5F0A" w:rsidRDefault="008F5F0A" w:rsidP="008F5F0A">
      <w:pPr>
        <w:pStyle w:val="af2"/>
        <w:rPr>
          <w:lang w:val="ru-RU"/>
        </w:rPr>
      </w:pPr>
      <w:r w:rsidRPr="008F5F0A">
        <w:t xml:space="preserve">        </w:t>
      </w:r>
      <w:r w:rsidRPr="008F5F0A">
        <w:rPr>
          <w:lang w:val="ru-RU"/>
        </w:rPr>
        <w:t>///Словарь хранит в себе динамически расширяемые значения полей</w:t>
      </w:r>
    </w:p>
    <w:p w:rsidR="008F5F0A" w:rsidRDefault="008F5F0A" w:rsidP="008F5F0A">
      <w:pPr>
        <w:pStyle w:val="af2"/>
      </w:pPr>
      <w:r w:rsidRPr="008F5F0A">
        <w:rPr>
          <w:lang w:val="ru-RU"/>
        </w:rPr>
        <w:t xml:space="preserve">        </w:t>
      </w:r>
      <w:r>
        <w:t>///&lt;/Summary&gt;</w:t>
      </w:r>
    </w:p>
    <w:p w:rsidR="008F5F0A" w:rsidRDefault="008F5F0A" w:rsidP="008F5F0A">
      <w:pPr>
        <w:pStyle w:val="af2"/>
      </w:pPr>
      <w:r>
        <w:t xml:space="preserve">        [JsonProperty]</w:t>
      </w:r>
    </w:p>
    <w:p w:rsidR="008F5F0A" w:rsidRDefault="008F5F0A" w:rsidP="008F5F0A">
      <w:pPr>
        <w:pStyle w:val="af2"/>
      </w:pPr>
      <w:r>
        <w:t xml:space="preserve">        public Dictionary&lt;string, string&gt; properties { get; set; }</w:t>
      </w:r>
    </w:p>
    <w:p w:rsidR="008F5F0A" w:rsidRDefault="008F5F0A" w:rsidP="008F5F0A">
      <w:pPr>
        <w:pStyle w:val="af2"/>
      </w:pPr>
    </w:p>
    <w:p w:rsidR="008F5F0A" w:rsidRPr="008F5F0A" w:rsidRDefault="008F5F0A" w:rsidP="008F5F0A">
      <w:pPr>
        <w:pStyle w:val="af2"/>
        <w:rPr>
          <w:lang w:val="ru-RU"/>
        </w:rPr>
      </w:pPr>
      <w:r>
        <w:t xml:space="preserve">        </w:t>
      </w:r>
      <w:r w:rsidRPr="008F5F0A">
        <w:rPr>
          <w:lang w:val="ru-RU"/>
        </w:rPr>
        <w:t>///&lt;</w:t>
      </w:r>
      <w:r>
        <w:t>Summary</w:t>
      </w:r>
      <w:r w:rsidRPr="008F5F0A">
        <w:rPr>
          <w:lang w:val="ru-RU"/>
        </w:rPr>
        <w:t>&gt;</w:t>
      </w:r>
    </w:p>
    <w:p w:rsidR="008F5F0A" w:rsidRPr="008F5F0A" w:rsidRDefault="008F5F0A" w:rsidP="008F5F0A">
      <w:pPr>
        <w:pStyle w:val="af2"/>
        <w:rPr>
          <w:lang w:val="ru-RU"/>
        </w:rPr>
      </w:pPr>
      <w:r w:rsidRPr="008F5F0A">
        <w:rPr>
          <w:lang w:val="ru-RU"/>
        </w:rPr>
        <w:t xml:space="preserve">        ///Обращение к полям записи (не получится обратиться к паролю</w:t>
      </w:r>
    </w:p>
    <w:p w:rsidR="008F5F0A" w:rsidRDefault="008F5F0A" w:rsidP="008F5F0A">
      <w:pPr>
        <w:pStyle w:val="af2"/>
      </w:pPr>
      <w:r w:rsidRPr="008F5F0A">
        <w:rPr>
          <w:lang w:val="ru-RU"/>
        </w:rPr>
        <w:t xml:space="preserve">        </w:t>
      </w:r>
      <w:r>
        <w:t>///&lt;/Summary&gt;</w:t>
      </w:r>
    </w:p>
    <w:p w:rsidR="008F5F0A" w:rsidRDefault="008F5F0A" w:rsidP="008F5F0A">
      <w:pPr>
        <w:pStyle w:val="af2"/>
      </w:pPr>
      <w:r>
        <w:t xml:space="preserve">        public string this[string key]</w:t>
      </w:r>
    </w:p>
    <w:p w:rsidR="008F5F0A" w:rsidRDefault="008F5F0A" w:rsidP="008F5F0A">
      <w:pPr>
        <w:pStyle w:val="af2"/>
      </w:pPr>
      <w:r>
        <w:t xml:space="preserve">        {</w:t>
      </w:r>
    </w:p>
    <w:p w:rsidR="008F5F0A" w:rsidRDefault="008F5F0A" w:rsidP="008F5F0A">
      <w:pPr>
        <w:pStyle w:val="af2"/>
      </w:pPr>
      <w:r>
        <w:t xml:space="preserve">            get</w:t>
      </w:r>
    </w:p>
    <w:p w:rsidR="008F5F0A" w:rsidRDefault="008F5F0A" w:rsidP="008F5F0A">
      <w:pPr>
        <w:pStyle w:val="af2"/>
      </w:pPr>
      <w:r>
        <w:t xml:space="preserve">            {</w:t>
      </w:r>
    </w:p>
    <w:p w:rsidR="008F5F0A" w:rsidRDefault="008F5F0A" w:rsidP="008F5F0A">
      <w:pPr>
        <w:pStyle w:val="af2"/>
      </w:pPr>
      <w:r>
        <w:t xml:space="preserve">                string value;</w:t>
      </w:r>
    </w:p>
    <w:p w:rsidR="008F5F0A" w:rsidRDefault="008F5F0A" w:rsidP="008F5F0A">
      <w:pPr>
        <w:pStyle w:val="af2"/>
      </w:pPr>
      <w:r>
        <w:t xml:space="preserve">                properties.TryGetValue(key, out value);</w:t>
      </w:r>
    </w:p>
    <w:p w:rsidR="008F5F0A" w:rsidRDefault="008F5F0A" w:rsidP="008F5F0A">
      <w:pPr>
        <w:pStyle w:val="af2"/>
      </w:pPr>
      <w:r>
        <w:t xml:space="preserve">                return value;</w:t>
      </w:r>
    </w:p>
    <w:p w:rsidR="008F5F0A" w:rsidRDefault="008F5F0A" w:rsidP="008F5F0A">
      <w:pPr>
        <w:pStyle w:val="af2"/>
      </w:pPr>
      <w:r>
        <w:t xml:space="preserve">            }</w:t>
      </w:r>
    </w:p>
    <w:p w:rsidR="008F5F0A" w:rsidRDefault="008F5F0A" w:rsidP="008F5F0A">
      <w:pPr>
        <w:pStyle w:val="af2"/>
      </w:pPr>
      <w:r>
        <w:t xml:space="preserve">            set</w:t>
      </w:r>
    </w:p>
    <w:p w:rsidR="008F5F0A" w:rsidRDefault="008F5F0A" w:rsidP="008F5F0A">
      <w:pPr>
        <w:pStyle w:val="af2"/>
      </w:pPr>
      <w:r>
        <w:t xml:space="preserve">            {</w:t>
      </w:r>
    </w:p>
    <w:p w:rsidR="008F5F0A" w:rsidRDefault="008F5F0A" w:rsidP="008F5F0A">
      <w:pPr>
        <w:pStyle w:val="af2"/>
      </w:pPr>
      <w:r>
        <w:t xml:space="preserve">                properties[key] = value;</w:t>
      </w:r>
    </w:p>
    <w:p w:rsidR="008F5F0A" w:rsidRDefault="008F5F0A" w:rsidP="008F5F0A">
      <w:pPr>
        <w:pStyle w:val="af2"/>
      </w:pPr>
      <w:r>
        <w:t xml:space="preserve">            }</w:t>
      </w:r>
    </w:p>
    <w:p w:rsidR="008F5F0A" w:rsidRDefault="008F5F0A" w:rsidP="008F5F0A">
      <w:pPr>
        <w:pStyle w:val="af2"/>
      </w:pPr>
      <w:r>
        <w:t xml:space="preserve">        }</w:t>
      </w:r>
    </w:p>
    <w:p w:rsidR="008F5F0A" w:rsidRDefault="008F5F0A" w:rsidP="008F5F0A">
      <w:pPr>
        <w:pStyle w:val="af2"/>
      </w:pPr>
    </w:p>
    <w:p w:rsidR="008F5F0A" w:rsidRDefault="008F5F0A" w:rsidP="008F5F0A">
      <w:pPr>
        <w:pStyle w:val="af2"/>
      </w:pPr>
      <w:r>
        <w:t xml:space="preserve">        public void Dispose()</w:t>
      </w:r>
    </w:p>
    <w:p w:rsidR="008F5F0A" w:rsidRDefault="008F5F0A" w:rsidP="008F5F0A">
      <w:pPr>
        <w:pStyle w:val="af2"/>
      </w:pPr>
      <w:r>
        <w:t xml:space="preserve">        {</w:t>
      </w:r>
    </w:p>
    <w:p w:rsidR="008F5F0A" w:rsidRDefault="008F5F0A" w:rsidP="008F5F0A">
      <w:pPr>
        <w:pStyle w:val="af2"/>
      </w:pPr>
      <w:r>
        <w:t xml:space="preserve">            password.Dispose();</w:t>
      </w:r>
    </w:p>
    <w:p w:rsidR="008F5F0A" w:rsidRDefault="008F5F0A" w:rsidP="008F5F0A">
      <w:pPr>
        <w:pStyle w:val="af2"/>
      </w:pPr>
      <w:r>
        <w:t xml:space="preserve">        }</w:t>
      </w:r>
    </w:p>
    <w:p w:rsidR="008F5F0A" w:rsidRDefault="008F5F0A" w:rsidP="008F5F0A">
      <w:pPr>
        <w:pStyle w:val="af2"/>
      </w:pPr>
      <w:r>
        <w:t xml:space="preserve">    }</w:t>
      </w:r>
    </w:p>
    <w:p w:rsidR="001B58DD" w:rsidRDefault="008F5F0A" w:rsidP="001B58DD">
      <w:pPr>
        <w:pStyle w:val="af2"/>
      </w:pPr>
      <w:r>
        <w:t>}</w:t>
      </w:r>
    </w:p>
    <w:p w:rsidR="00617D64" w:rsidRPr="00617D64" w:rsidRDefault="00617D64" w:rsidP="001B58DD">
      <w:pPr>
        <w:pStyle w:val="af2"/>
        <w:jc w:val="center"/>
      </w:pPr>
      <w:r w:rsidRPr="001B58DD">
        <w:rPr>
          <w:rFonts w:ascii="Times New Roman" w:hAnsi="Times New Roman" w:cs="Times New Roman"/>
          <w:sz w:val="28"/>
        </w:rPr>
        <w:t>Файл «</w:t>
      </w:r>
      <w:r w:rsidRPr="001B58DD">
        <w:rPr>
          <w:rFonts w:ascii="Times New Roman" w:hAnsi="Times New Roman" w:cs="Times New Roman"/>
          <w:i/>
          <w:sz w:val="28"/>
        </w:rPr>
        <w:t>FileEncryptor.cs</w:t>
      </w:r>
      <w:r w:rsidRPr="001B58DD">
        <w:rPr>
          <w:rFonts w:ascii="Times New Roman" w:hAnsi="Times New Roman" w:cs="Times New Roman"/>
          <w:sz w:val="28"/>
        </w:rPr>
        <w:t>»</w:t>
      </w:r>
    </w:p>
    <w:p w:rsidR="00617D64" w:rsidRDefault="00617D64" w:rsidP="00617D64">
      <w:pPr>
        <w:pStyle w:val="af2"/>
      </w:pPr>
      <w:r>
        <w:t>using Newtonsoft.Json.Linq;</w:t>
      </w:r>
    </w:p>
    <w:p w:rsidR="00617D64" w:rsidRDefault="00617D64" w:rsidP="00617D64">
      <w:pPr>
        <w:pStyle w:val="af2"/>
      </w:pPr>
      <w:r>
        <w:t>using PasswordManager.Classes;</w:t>
      </w:r>
    </w:p>
    <w:p w:rsidR="00617D64" w:rsidRDefault="00617D64" w:rsidP="00617D64">
      <w:pPr>
        <w:pStyle w:val="af2"/>
      </w:pPr>
      <w:r>
        <w:t>using System;</w:t>
      </w:r>
    </w:p>
    <w:p w:rsidR="00617D64" w:rsidRDefault="00617D64" w:rsidP="00617D64">
      <w:pPr>
        <w:pStyle w:val="af2"/>
      </w:pPr>
      <w:r>
        <w:t>using System.Collections.Generic;</w:t>
      </w:r>
    </w:p>
    <w:p w:rsidR="00617D64" w:rsidRDefault="00617D64" w:rsidP="00617D64">
      <w:pPr>
        <w:pStyle w:val="af2"/>
      </w:pPr>
      <w:r>
        <w:lastRenderedPageBreak/>
        <w:t>using System.IO;</w:t>
      </w:r>
    </w:p>
    <w:p w:rsidR="00617D64" w:rsidRDefault="00617D64" w:rsidP="00617D64">
      <w:pPr>
        <w:pStyle w:val="af2"/>
      </w:pPr>
      <w:r>
        <w:t>using System.Linq;</w:t>
      </w:r>
    </w:p>
    <w:p w:rsidR="00617D64" w:rsidRDefault="00617D64" w:rsidP="00617D64">
      <w:pPr>
        <w:pStyle w:val="af2"/>
      </w:pPr>
      <w:r>
        <w:t>using System.Security.Cryptography;</w:t>
      </w:r>
    </w:p>
    <w:p w:rsidR="00617D64" w:rsidRDefault="00617D64" w:rsidP="00617D64">
      <w:pPr>
        <w:pStyle w:val="af2"/>
      </w:pPr>
      <w:r>
        <w:t>using System.Text;</w:t>
      </w:r>
    </w:p>
    <w:p w:rsidR="00617D64" w:rsidRDefault="00617D64" w:rsidP="00617D64">
      <w:pPr>
        <w:pStyle w:val="af2"/>
      </w:pPr>
      <w:r>
        <w:t>using System.Threading.Tasks;</w:t>
      </w:r>
    </w:p>
    <w:p w:rsidR="00617D64" w:rsidRDefault="00617D64" w:rsidP="00617D64">
      <w:pPr>
        <w:pStyle w:val="af2"/>
      </w:pPr>
    </w:p>
    <w:p w:rsidR="00617D64" w:rsidRDefault="00617D64" w:rsidP="00617D64">
      <w:pPr>
        <w:pStyle w:val="af2"/>
      </w:pPr>
      <w:r>
        <w:t>namespace PasswordManager.Classes</w:t>
      </w:r>
    </w:p>
    <w:p w:rsidR="00617D64" w:rsidRDefault="00617D64" w:rsidP="00617D64">
      <w:pPr>
        <w:pStyle w:val="af2"/>
      </w:pPr>
      <w:r>
        <w:t>{</w:t>
      </w:r>
    </w:p>
    <w:p w:rsidR="00617D64" w:rsidRDefault="00617D64" w:rsidP="00617D64">
      <w:pPr>
        <w:pStyle w:val="af2"/>
      </w:pPr>
      <w:r>
        <w:t xml:space="preserve">    public class FileEncryptor</w:t>
      </w:r>
    </w:p>
    <w:p w:rsidR="00617D64" w:rsidRDefault="00617D64" w:rsidP="00617D64">
      <w:pPr>
        <w:pStyle w:val="af2"/>
      </w:pPr>
      <w:r>
        <w:t xml:space="preserve">    {</w:t>
      </w:r>
    </w:p>
    <w:p w:rsidR="00617D64" w:rsidRDefault="00617D64" w:rsidP="00617D64">
      <w:pPr>
        <w:pStyle w:val="af2"/>
      </w:pPr>
      <w:r>
        <w:t xml:space="preserve">        public static void EncryptAndSaveToFile(JObject jsonObj, MasterKey key, string filePath)</w:t>
      </w:r>
    </w:p>
    <w:p w:rsidR="00617D64" w:rsidRDefault="00617D64" w:rsidP="00617D64">
      <w:pPr>
        <w:pStyle w:val="af2"/>
      </w:pPr>
      <w:r>
        <w:t xml:space="preserve">        {</w:t>
      </w:r>
    </w:p>
    <w:p w:rsidR="00617D64" w:rsidRDefault="00617D64" w:rsidP="00617D64">
      <w:pPr>
        <w:pStyle w:val="af2"/>
      </w:pPr>
      <w:r>
        <w:t xml:space="preserve">            // Сериализуем JObject в строку JSON</w:t>
      </w:r>
    </w:p>
    <w:p w:rsidR="00617D64" w:rsidRDefault="00617D64" w:rsidP="00617D64">
      <w:pPr>
        <w:pStyle w:val="af2"/>
      </w:pPr>
      <w:r>
        <w:t xml:space="preserve">            string jsonStr = jsonObj.ToString();</w:t>
      </w:r>
    </w:p>
    <w:p w:rsidR="00617D64" w:rsidRDefault="00617D64" w:rsidP="00617D64">
      <w:pPr>
        <w:pStyle w:val="af2"/>
      </w:pPr>
    </w:p>
    <w:p w:rsidR="00617D64" w:rsidRPr="00617D64" w:rsidRDefault="00617D64" w:rsidP="00617D64">
      <w:pPr>
        <w:pStyle w:val="af2"/>
        <w:rPr>
          <w:lang w:val="ru-RU"/>
        </w:rPr>
      </w:pPr>
      <w:r>
        <w:t xml:space="preserve">            </w:t>
      </w:r>
      <w:r w:rsidRPr="00617D64">
        <w:rPr>
          <w:lang w:val="ru-RU"/>
        </w:rPr>
        <w:t xml:space="preserve">// Создаем новый экземпляр класса </w:t>
      </w:r>
      <w:r>
        <w:t>AES</w:t>
      </w:r>
      <w:r w:rsidRPr="00617D64">
        <w:rPr>
          <w:lang w:val="ru-RU"/>
        </w:rPr>
        <w:t>, используя мастер-ключ в качестве ключа</w:t>
      </w:r>
    </w:p>
    <w:p w:rsidR="00617D64" w:rsidRDefault="00617D64" w:rsidP="00617D64">
      <w:pPr>
        <w:pStyle w:val="af2"/>
      </w:pPr>
      <w:r w:rsidRPr="00617D64">
        <w:rPr>
          <w:lang w:val="ru-RU"/>
        </w:rPr>
        <w:t xml:space="preserve">            </w:t>
      </w:r>
      <w:r>
        <w:t>using (Aes aes = Aes.Create())</w:t>
      </w:r>
    </w:p>
    <w:p w:rsidR="00617D64" w:rsidRDefault="00617D64" w:rsidP="00617D64">
      <w:pPr>
        <w:pStyle w:val="af2"/>
      </w:pPr>
      <w:r>
        <w:t xml:space="preserve">            {</w:t>
      </w:r>
    </w:p>
    <w:p w:rsidR="00617D64" w:rsidRDefault="00617D64" w:rsidP="00617D64">
      <w:pPr>
        <w:pStyle w:val="af2"/>
      </w:pPr>
      <w:r>
        <w:t xml:space="preserve">                key.unprotectKey();</w:t>
      </w:r>
    </w:p>
    <w:p w:rsidR="00617D64" w:rsidRDefault="00617D64" w:rsidP="00617D64">
      <w:pPr>
        <w:pStyle w:val="af2"/>
      </w:pPr>
      <w:r>
        <w:t xml:space="preserve">                aes.Key = key.getKey();</w:t>
      </w:r>
    </w:p>
    <w:p w:rsidR="00617D64" w:rsidRPr="00617D64" w:rsidRDefault="00617D64" w:rsidP="00617D64">
      <w:pPr>
        <w:pStyle w:val="af2"/>
        <w:rPr>
          <w:lang w:val="ru-RU"/>
        </w:rPr>
      </w:pPr>
      <w:r>
        <w:t xml:space="preserve">                key</w:t>
      </w:r>
      <w:r w:rsidRPr="00617D64">
        <w:rPr>
          <w:lang w:val="ru-RU"/>
        </w:rPr>
        <w:t>.</w:t>
      </w:r>
      <w:r>
        <w:t>protectKey</w:t>
      </w:r>
      <w:r w:rsidRPr="00617D64">
        <w:rPr>
          <w:lang w:val="ru-RU"/>
        </w:rPr>
        <w:t>();</w:t>
      </w:r>
    </w:p>
    <w:p w:rsidR="00617D64" w:rsidRPr="00617D64" w:rsidRDefault="00617D64" w:rsidP="00617D64">
      <w:pPr>
        <w:pStyle w:val="af2"/>
        <w:rPr>
          <w:lang w:val="ru-RU"/>
        </w:rPr>
      </w:pPr>
      <w:r w:rsidRPr="00617D64">
        <w:rPr>
          <w:lang w:val="ru-RU"/>
        </w:rPr>
        <w:t xml:space="preserve">                </w:t>
      </w:r>
      <w:r>
        <w:t>aes</w:t>
      </w:r>
      <w:r w:rsidRPr="00617D64">
        <w:rPr>
          <w:lang w:val="ru-RU"/>
        </w:rPr>
        <w:t>.</w:t>
      </w:r>
      <w:r>
        <w:t>IV</w:t>
      </w:r>
      <w:r w:rsidRPr="00617D64">
        <w:rPr>
          <w:lang w:val="ru-RU"/>
        </w:rPr>
        <w:t xml:space="preserve"> = </w:t>
      </w:r>
      <w:r>
        <w:t>new</w:t>
      </w:r>
      <w:r w:rsidRPr="00617D64">
        <w:rPr>
          <w:lang w:val="ru-RU"/>
        </w:rPr>
        <w:t xml:space="preserve"> </w:t>
      </w:r>
      <w:r>
        <w:t>byte</w:t>
      </w:r>
      <w:r w:rsidRPr="00617D64">
        <w:rPr>
          <w:lang w:val="ru-RU"/>
        </w:rPr>
        <w:t xml:space="preserve">[16]; // Начальное значение </w:t>
      </w:r>
      <w:r>
        <w:t>IV</w:t>
      </w:r>
      <w:r w:rsidRPr="00617D64">
        <w:rPr>
          <w:lang w:val="ru-RU"/>
        </w:rPr>
        <w:t xml:space="preserve"> должно быть случайным</w:t>
      </w:r>
    </w:p>
    <w:p w:rsidR="00617D64" w:rsidRPr="00617D64" w:rsidRDefault="00617D64" w:rsidP="00617D64">
      <w:pPr>
        <w:pStyle w:val="af2"/>
        <w:rPr>
          <w:lang w:val="ru-RU"/>
        </w:rPr>
      </w:pPr>
    </w:p>
    <w:p w:rsidR="00617D64" w:rsidRPr="00617D64" w:rsidRDefault="00617D64" w:rsidP="00617D64">
      <w:pPr>
        <w:pStyle w:val="af2"/>
        <w:rPr>
          <w:lang w:val="ru-RU"/>
        </w:rPr>
      </w:pPr>
      <w:r w:rsidRPr="00617D64">
        <w:rPr>
          <w:lang w:val="ru-RU"/>
        </w:rPr>
        <w:t xml:space="preserve">                // Создаем объект </w:t>
      </w:r>
      <w:r>
        <w:t>Encryptor</w:t>
      </w:r>
      <w:r w:rsidRPr="00617D64">
        <w:rPr>
          <w:lang w:val="ru-RU"/>
        </w:rPr>
        <w:t xml:space="preserve"> для </w:t>
      </w:r>
      <w:r>
        <w:t>AES</w:t>
      </w:r>
      <w:r w:rsidRPr="00617D64">
        <w:rPr>
          <w:lang w:val="ru-RU"/>
        </w:rPr>
        <w:t xml:space="preserve">, используя ключ и </w:t>
      </w:r>
      <w:r>
        <w:t>IV</w:t>
      </w:r>
    </w:p>
    <w:p w:rsidR="00617D64" w:rsidRDefault="00617D64" w:rsidP="00617D64">
      <w:pPr>
        <w:pStyle w:val="af2"/>
      </w:pPr>
      <w:r w:rsidRPr="00617D64">
        <w:rPr>
          <w:lang w:val="ru-RU"/>
        </w:rPr>
        <w:t xml:space="preserve">                </w:t>
      </w:r>
      <w:r>
        <w:t>ICryptoTransform encryptor = aes.CreateEncryptor(aes.Key, aes.IV);</w:t>
      </w:r>
    </w:p>
    <w:p w:rsidR="00617D64" w:rsidRDefault="00617D64" w:rsidP="00617D64">
      <w:pPr>
        <w:pStyle w:val="af2"/>
      </w:pPr>
    </w:p>
    <w:p w:rsidR="00617D64" w:rsidRPr="00617D64" w:rsidRDefault="00617D64" w:rsidP="00617D64">
      <w:pPr>
        <w:pStyle w:val="af2"/>
        <w:rPr>
          <w:lang w:val="ru-RU"/>
        </w:rPr>
      </w:pPr>
      <w:r>
        <w:t xml:space="preserve">                </w:t>
      </w:r>
      <w:r w:rsidRPr="00617D64">
        <w:rPr>
          <w:lang w:val="ru-RU"/>
        </w:rPr>
        <w:t>// Создаем поток для записи зашифрованных данных в файл</w:t>
      </w:r>
    </w:p>
    <w:p w:rsidR="00617D64" w:rsidRDefault="00617D64" w:rsidP="00617D64">
      <w:pPr>
        <w:pStyle w:val="af2"/>
      </w:pPr>
      <w:r w:rsidRPr="00617D64">
        <w:rPr>
          <w:lang w:val="ru-RU"/>
        </w:rPr>
        <w:t xml:space="preserve">                </w:t>
      </w:r>
      <w:r>
        <w:t>using (FileStream fsEncrypt = new FileStream(filePath, FileMode.Create))</w:t>
      </w:r>
    </w:p>
    <w:p w:rsidR="00617D64" w:rsidRPr="00617D64" w:rsidRDefault="00617D64" w:rsidP="00617D64">
      <w:pPr>
        <w:pStyle w:val="af2"/>
        <w:rPr>
          <w:lang w:val="ru-RU"/>
        </w:rPr>
      </w:pPr>
      <w:r>
        <w:t xml:space="preserve">                </w:t>
      </w:r>
      <w:r w:rsidRPr="00617D64">
        <w:rPr>
          <w:lang w:val="ru-RU"/>
        </w:rPr>
        <w:t>{</w:t>
      </w:r>
    </w:p>
    <w:p w:rsidR="00617D64" w:rsidRPr="00617D64" w:rsidRDefault="00617D64" w:rsidP="00617D64">
      <w:pPr>
        <w:pStyle w:val="af2"/>
        <w:rPr>
          <w:lang w:val="ru-RU"/>
        </w:rPr>
      </w:pPr>
      <w:r w:rsidRPr="00617D64">
        <w:rPr>
          <w:lang w:val="ru-RU"/>
        </w:rPr>
        <w:t xml:space="preserve">                    // Записываем начальное значение </w:t>
      </w:r>
      <w:r>
        <w:t>IV</w:t>
      </w:r>
      <w:r w:rsidRPr="00617D64">
        <w:rPr>
          <w:lang w:val="ru-RU"/>
        </w:rPr>
        <w:t xml:space="preserve"> в файл</w:t>
      </w:r>
    </w:p>
    <w:p w:rsidR="00617D64" w:rsidRDefault="00617D64" w:rsidP="00617D64">
      <w:pPr>
        <w:pStyle w:val="af2"/>
      </w:pPr>
      <w:r w:rsidRPr="00617D64">
        <w:rPr>
          <w:lang w:val="ru-RU"/>
        </w:rPr>
        <w:t xml:space="preserve">                    </w:t>
      </w:r>
      <w:r>
        <w:t>fsEncrypt.Write(aes.IV, 0, aes.IV.Length);</w:t>
      </w:r>
    </w:p>
    <w:p w:rsidR="00617D64" w:rsidRDefault="00617D64" w:rsidP="00617D64">
      <w:pPr>
        <w:pStyle w:val="af2"/>
      </w:pPr>
    </w:p>
    <w:p w:rsidR="00617D64" w:rsidRPr="00617D64" w:rsidRDefault="00617D64" w:rsidP="00617D64">
      <w:pPr>
        <w:pStyle w:val="af2"/>
        <w:rPr>
          <w:lang w:val="ru-RU"/>
        </w:rPr>
      </w:pPr>
      <w:r>
        <w:t xml:space="preserve">                    </w:t>
      </w:r>
      <w:r w:rsidRPr="00617D64">
        <w:rPr>
          <w:lang w:val="ru-RU"/>
        </w:rPr>
        <w:t>// Создаем поток для шифрования данных и записи в выходной поток</w:t>
      </w:r>
    </w:p>
    <w:p w:rsidR="00617D64" w:rsidRDefault="00617D64" w:rsidP="00617D64">
      <w:pPr>
        <w:pStyle w:val="af2"/>
      </w:pPr>
      <w:r w:rsidRPr="00617D64">
        <w:rPr>
          <w:lang w:val="ru-RU"/>
        </w:rPr>
        <w:t xml:space="preserve">                    </w:t>
      </w:r>
      <w:r>
        <w:t>using (CryptoStream csEncrypt = new CryptoStream(fsEncrypt, encryptor, CryptoStreamMode.Write))</w:t>
      </w:r>
    </w:p>
    <w:p w:rsidR="00617D64" w:rsidRPr="00617D64" w:rsidRDefault="00617D64" w:rsidP="00617D64">
      <w:pPr>
        <w:pStyle w:val="af2"/>
        <w:rPr>
          <w:lang w:val="ru-RU"/>
        </w:rPr>
      </w:pPr>
      <w:r w:rsidRPr="00617D64">
        <w:t xml:space="preserve">                    </w:t>
      </w:r>
      <w:r w:rsidRPr="00617D64">
        <w:rPr>
          <w:lang w:val="ru-RU"/>
        </w:rPr>
        <w:t>{</w:t>
      </w:r>
    </w:p>
    <w:p w:rsidR="00617D64" w:rsidRPr="00617D64" w:rsidRDefault="00617D64" w:rsidP="00617D64">
      <w:pPr>
        <w:pStyle w:val="af2"/>
        <w:rPr>
          <w:lang w:val="ru-RU"/>
        </w:rPr>
      </w:pPr>
      <w:r w:rsidRPr="00617D64">
        <w:rPr>
          <w:lang w:val="ru-RU"/>
        </w:rPr>
        <w:t xml:space="preserve">                        // Преобразуем строку </w:t>
      </w:r>
      <w:r>
        <w:t>JSON</w:t>
      </w:r>
      <w:r w:rsidRPr="00617D64">
        <w:rPr>
          <w:lang w:val="ru-RU"/>
        </w:rPr>
        <w:t xml:space="preserve"> в байтовый массив и записываем его в выходной поток</w:t>
      </w:r>
    </w:p>
    <w:p w:rsidR="00617D64" w:rsidRDefault="00617D64" w:rsidP="00617D64">
      <w:pPr>
        <w:pStyle w:val="af2"/>
      </w:pPr>
      <w:r w:rsidRPr="00617D64">
        <w:rPr>
          <w:lang w:val="ru-RU"/>
        </w:rPr>
        <w:t xml:space="preserve">                        </w:t>
      </w:r>
      <w:r>
        <w:t>byte[] jsonBytes = Encoding.UTF8.GetBytes(jsonStr);</w:t>
      </w:r>
    </w:p>
    <w:p w:rsidR="00617D64" w:rsidRDefault="00617D64" w:rsidP="00617D64">
      <w:pPr>
        <w:pStyle w:val="af2"/>
      </w:pPr>
      <w:r>
        <w:t xml:space="preserve">                        csEncrypt.Write(jsonBytes, 0, jsonBytes.Length);</w:t>
      </w:r>
    </w:p>
    <w:p w:rsidR="00617D64" w:rsidRDefault="00617D64" w:rsidP="00617D64">
      <w:pPr>
        <w:pStyle w:val="af2"/>
      </w:pPr>
      <w:r>
        <w:lastRenderedPageBreak/>
        <w:t xml:space="preserve">                    }</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public static JObject DecryptJsonFile(string filePath, MasterKey key)</w:t>
      </w:r>
    </w:p>
    <w:p w:rsidR="00617D64" w:rsidRDefault="00617D64" w:rsidP="00617D64">
      <w:pPr>
        <w:pStyle w:val="af2"/>
      </w:pPr>
      <w:r>
        <w:t xml:space="preserve">        {</w:t>
      </w:r>
    </w:p>
    <w:p w:rsidR="00617D64" w:rsidRDefault="00617D64" w:rsidP="00617D64">
      <w:pPr>
        <w:pStyle w:val="af2"/>
      </w:pPr>
      <w:r>
        <w:t xml:space="preserve">            byte[] encryptedData = File.ReadAllBytes(filePath);</w:t>
      </w:r>
    </w:p>
    <w:p w:rsidR="00617D64" w:rsidRDefault="00617D64" w:rsidP="00617D64">
      <w:pPr>
        <w:pStyle w:val="af2"/>
      </w:pPr>
      <w:r>
        <w:t xml:space="preserve">            byte[] iv = new byte[16];</w:t>
      </w:r>
    </w:p>
    <w:p w:rsidR="00617D64" w:rsidRDefault="00617D64" w:rsidP="00617D64">
      <w:pPr>
        <w:pStyle w:val="af2"/>
      </w:pPr>
      <w:r>
        <w:t xml:space="preserve">            byte[] encryptedContent = new byte[encryptedData.Length - iv.Length];</w:t>
      </w:r>
    </w:p>
    <w:p w:rsidR="00617D64" w:rsidRDefault="00617D64" w:rsidP="00617D64">
      <w:pPr>
        <w:pStyle w:val="af2"/>
      </w:pPr>
    </w:p>
    <w:p w:rsidR="00617D64" w:rsidRDefault="00617D64" w:rsidP="00617D64">
      <w:pPr>
        <w:pStyle w:val="af2"/>
      </w:pPr>
      <w:r>
        <w:t xml:space="preserve">            Buffer.BlockCopy(encryptedData, 0, iv, 0, iv.Length);</w:t>
      </w:r>
    </w:p>
    <w:p w:rsidR="00617D64" w:rsidRDefault="00617D64" w:rsidP="00617D64">
      <w:pPr>
        <w:pStyle w:val="af2"/>
      </w:pPr>
      <w:r>
        <w:t xml:space="preserve">            Buffer.BlockCopy(encryptedData, iv.Length, encryptedContent, 0, encryptedContent.Length);</w:t>
      </w:r>
    </w:p>
    <w:p w:rsidR="00617D64" w:rsidRDefault="00617D64" w:rsidP="00617D64">
      <w:pPr>
        <w:pStyle w:val="af2"/>
      </w:pPr>
    </w:p>
    <w:p w:rsidR="00617D64" w:rsidRDefault="00617D64" w:rsidP="00617D64">
      <w:pPr>
        <w:pStyle w:val="af2"/>
      </w:pPr>
      <w:r>
        <w:t xml:space="preserve">            using (var aes = Aes.Create())</w:t>
      </w:r>
    </w:p>
    <w:p w:rsidR="00617D64" w:rsidRDefault="00617D64" w:rsidP="00617D64">
      <w:pPr>
        <w:pStyle w:val="af2"/>
      </w:pPr>
      <w:r>
        <w:t xml:space="preserve">            {</w:t>
      </w:r>
    </w:p>
    <w:p w:rsidR="00617D64" w:rsidRDefault="00617D64" w:rsidP="00617D64">
      <w:pPr>
        <w:pStyle w:val="af2"/>
      </w:pPr>
      <w:r>
        <w:t xml:space="preserve">                key.unprotectKey();</w:t>
      </w:r>
    </w:p>
    <w:p w:rsidR="00617D64" w:rsidRDefault="00617D64" w:rsidP="00617D64">
      <w:pPr>
        <w:pStyle w:val="af2"/>
      </w:pPr>
      <w:r>
        <w:t xml:space="preserve">                aes.Key = key.getKey();</w:t>
      </w:r>
    </w:p>
    <w:p w:rsidR="00617D64" w:rsidRDefault="00617D64" w:rsidP="00617D64">
      <w:pPr>
        <w:pStyle w:val="af2"/>
      </w:pPr>
      <w:r>
        <w:t xml:space="preserve">                key.protectKey();</w:t>
      </w:r>
    </w:p>
    <w:p w:rsidR="00617D64" w:rsidRDefault="00617D64" w:rsidP="00617D64">
      <w:pPr>
        <w:pStyle w:val="af2"/>
      </w:pPr>
      <w:r>
        <w:t xml:space="preserve">                aes.IV = iv;</w:t>
      </w:r>
    </w:p>
    <w:p w:rsidR="00617D64" w:rsidRDefault="00617D64" w:rsidP="00617D64">
      <w:pPr>
        <w:pStyle w:val="af2"/>
      </w:pPr>
    </w:p>
    <w:p w:rsidR="00617D64" w:rsidRDefault="00617D64" w:rsidP="00617D64">
      <w:pPr>
        <w:pStyle w:val="af2"/>
      </w:pPr>
      <w:r>
        <w:t xml:space="preserve">                using (var decryptor = aes.CreateDecryptor())</w:t>
      </w:r>
    </w:p>
    <w:p w:rsidR="00617D64" w:rsidRDefault="00617D64" w:rsidP="00617D64">
      <w:pPr>
        <w:pStyle w:val="af2"/>
      </w:pPr>
      <w:r>
        <w:t xml:space="preserve">                using (var memoryStream = new MemoryStream(encryptedContent))</w:t>
      </w:r>
    </w:p>
    <w:p w:rsidR="00617D64" w:rsidRDefault="00617D64" w:rsidP="00617D64">
      <w:pPr>
        <w:pStyle w:val="af2"/>
      </w:pPr>
      <w:r>
        <w:t xml:space="preserve">                using (var cryptoStream = new CryptoStream(memoryStream, decryptor, CryptoStreamMode.Read))</w:t>
      </w:r>
    </w:p>
    <w:p w:rsidR="00617D64" w:rsidRDefault="00617D64" w:rsidP="00617D64">
      <w:pPr>
        <w:pStyle w:val="af2"/>
      </w:pPr>
      <w:r>
        <w:t xml:space="preserve">                using (var streamReader = new StreamReader(cryptoStream))</w:t>
      </w:r>
    </w:p>
    <w:p w:rsidR="00617D64" w:rsidRDefault="00617D64" w:rsidP="00617D64">
      <w:pPr>
        <w:pStyle w:val="af2"/>
      </w:pPr>
      <w:r>
        <w:t xml:space="preserve">                {</w:t>
      </w:r>
    </w:p>
    <w:p w:rsidR="00617D64" w:rsidRDefault="00617D64" w:rsidP="00617D64">
      <w:pPr>
        <w:pStyle w:val="af2"/>
      </w:pPr>
      <w:r>
        <w:t xml:space="preserve">                    string decryptedJson = streamReader.ReadToEnd();</w:t>
      </w:r>
    </w:p>
    <w:p w:rsidR="00617D64" w:rsidRDefault="00617D64" w:rsidP="00617D64">
      <w:pPr>
        <w:pStyle w:val="af2"/>
      </w:pPr>
      <w:r>
        <w:t xml:space="preserve">                    JObject jsonObject = JObject.Parse(decryptedJson);</w:t>
      </w:r>
    </w:p>
    <w:p w:rsidR="00617D64" w:rsidRDefault="00617D64" w:rsidP="00617D64">
      <w:pPr>
        <w:pStyle w:val="af2"/>
      </w:pPr>
      <w:r>
        <w:t xml:space="preserve">                    return jsonObject;</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w:t>
      </w:r>
    </w:p>
    <w:p w:rsidR="00617D64" w:rsidRPr="007056FB" w:rsidRDefault="00617D64" w:rsidP="00617D64">
      <w:pPr>
        <w:spacing w:after="160" w:line="259" w:lineRule="auto"/>
        <w:jc w:val="center"/>
        <w:rPr>
          <w:lang w:val="en-US"/>
        </w:rPr>
      </w:pPr>
      <w:r>
        <w:t>Файл</w:t>
      </w:r>
      <w:r w:rsidRPr="007056FB">
        <w:rPr>
          <w:lang w:val="en-US"/>
        </w:rPr>
        <w:t xml:space="preserve"> «</w:t>
      </w:r>
      <w:r>
        <w:rPr>
          <w:i/>
          <w:lang w:val="en-US"/>
        </w:rPr>
        <w:t>FileManage</w:t>
      </w:r>
      <w:r w:rsidRPr="00B34FC9">
        <w:rPr>
          <w:i/>
          <w:lang w:val="en-US"/>
        </w:rPr>
        <w:t>r</w:t>
      </w:r>
      <w:r w:rsidRPr="007056FB">
        <w:rPr>
          <w:i/>
          <w:lang w:val="en-US"/>
        </w:rPr>
        <w:t>.</w:t>
      </w:r>
      <w:r w:rsidRPr="00B34FC9">
        <w:rPr>
          <w:i/>
          <w:lang w:val="en-US"/>
        </w:rPr>
        <w:t>cs</w:t>
      </w:r>
      <w:r w:rsidRPr="007056FB">
        <w:rPr>
          <w:lang w:val="en-US"/>
        </w:rPr>
        <w:t>»</w:t>
      </w:r>
    </w:p>
    <w:p w:rsidR="00617D64" w:rsidRDefault="00617D64" w:rsidP="00617D64">
      <w:pPr>
        <w:pStyle w:val="af2"/>
      </w:pPr>
      <w:r>
        <w:t>using Newtonsoft.Json;</w:t>
      </w:r>
    </w:p>
    <w:p w:rsidR="00617D64" w:rsidRDefault="00617D64" w:rsidP="00617D64">
      <w:pPr>
        <w:pStyle w:val="af2"/>
      </w:pPr>
      <w:r>
        <w:t>using Newtonsoft.Json.Linq;</w:t>
      </w:r>
    </w:p>
    <w:p w:rsidR="00617D64" w:rsidRDefault="00617D64" w:rsidP="00617D64">
      <w:pPr>
        <w:pStyle w:val="af2"/>
      </w:pPr>
      <w:r>
        <w:t>using System;</w:t>
      </w:r>
    </w:p>
    <w:p w:rsidR="00617D64" w:rsidRDefault="00617D64" w:rsidP="00617D64">
      <w:pPr>
        <w:pStyle w:val="af2"/>
      </w:pPr>
      <w:r>
        <w:t>using System.Collections.Generic;</w:t>
      </w:r>
    </w:p>
    <w:p w:rsidR="00617D64" w:rsidRDefault="00617D64" w:rsidP="00617D64">
      <w:pPr>
        <w:pStyle w:val="af2"/>
      </w:pPr>
      <w:r>
        <w:t>using System.IO;</w:t>
      </w:r>
    </w:p>
    <w:p w:rsidR="00617D64" w:rsidRDefault="00617D64" w:rsidP="00617D64">
      <w:pPr>
        <w:pStyle w:val="af2"/>
      </w:pPr>
      <w:r>
        <w:t>using System.Linq;</w:t>
      </w:r>
    </w:p>
    <w:p w:rsidR="00617D64" w:rsidRDefault="00617D64" w:rsidP="00617D64">
      <w:pPr>
        <w:pStyle w:val="af2"/>
      </w:pPr>
      <w:r>
        <w:t>using System.Net.NetworkInformation;</w:t>
      </w:r>
    </w:p>
    <w:p w:rsidR="00617D64" w:rsidRDefault="00617D64" w:rsidP="00617D64">
      <w:pPr>
        <w:pStyle w:val="af2"/>
      </w:pPr>
      <w:r>
        <w:t>using System.Text;</w:t>
      </w:r>
    </w:p>
    <w:p w:rsidR="00617D64" w:rsidRDefault="00617D64" w:rsidP="00617D64">
      <w:pPr>
        <w:pStyle w:val="af2"/>
      </w:pPr>
      <w:r>
        <w:lastRenderedPageBreak/>
        <w:t>using System.Threading.Tasks;</w:t>
      </w:r>
    </w:p>
    <w:p w:rsidR="00617D64" w:rsidRDefault="00617D64" w:rsidP="00617D64">
      <w:pPr>
        <w:pStyle w:val="af2"/>
      </w:pPr>
      <w:r>
        <w:t>using System.Windows.Forms;</w:t>
      </w:r>
    </w:p>
    <w:p w:rsidR="00617D64" w:rsidRDefault="00617D64" w:rsidP="00617D64">
      <w:pPr>
        <w:pStyle w:val="af2"/>
      </w:pPr>
      <w:r>
        <w:t>using System.Xml.Linq;</w:t>
      </w:r>
    </w:p>
    <w:p w:rsidR="00617D64" w:rsidRDefault="00617D64" w:rsidP="00617D64">
      <w:pPr>
        <w:pStyle w:val="af2"/>
      </w:pPr>
    </w:p>
    <w:p w:rsidR="00617D64" w:rsidRDefault="00617D64" w:rsidP="00617D64">
      <w:pPr>
        <w:pStyle w:val="af2"/>
      </w:pPr>
      <w:r>
        <w:t>namespace PasswordManager.Classes</w:t>
      </w:r>
    </w:p>
    <w:p w:rsidR="00617D64" w:rsidRDefault="00617D64" w:rsidP="00617D64">
      <w:pPr>
        <w:pStyle w:val="af2"/>
      </w:pPr>
      <w:r>
        <w:t>{</w:t>
      </w:r>
    </w:p>
    <w:p w:rsidR="00617D64" w:rsidRDefault="00617D64" w:rsidP="00617D64">
      <w:pPr>
        <w:pStyle w:val="af2"/>
      </w:pPr>
      <w:r>
        <w:t xml:space="preserve">    public class FileManager</w:t>
      </w:r>
    </w:p>
    <w:p w:rsidR="00617D64" w:rsidRDefault="00617D64" w:rsidP="00617D64">
      <w:pPr>
        <w:pStyle w:val="af2"/>
      </w:pPr>
      <w:r>
        <w:t xml:space="preserve">    {</w:t>
      </w:r>
    </w:p>
    <w:p w:rsidR="00617D64" w:rsidRDefault="00617D64" w:rsidP="00617D64">
      <w:pPr>
        <w:pStyle w:val="af2"/>
      </w:pPr>
      <w:r>
        <w:t xml:space="preserve">        private const string configFilePath = "passwdConfig.cfg";</w:t>
      </w:r>
    </w:p>
    <w:p w:rsidR="00617D64" w:rsidRDefault="00617D64" w:rsidP="00617D64">
      <w:pPr>
        <w:pStyle w:val="af2"/>
      </w:pPr>
      <w:r>
        <w:t xml:space="preserve">        public static GroupEntry LoadDb(string filePath, MasterKey key)</w:t>
      </w:r>
    </w:p>
    <w:p w:rsidR="00617D64" w:rsidRDefault="00617D64" w:rsidP="00617D64">
      <w:pPr>
        <w:pStyle w:val="af2"/>
      </w:pPr>
      <w:r>
        <w:t xml:space="preserve">        {</w:t>
      </w:r>
    </w:p>
    <w:p w:rsidR="00617D64" w:rsidRDefault="00617D64" w:rsidP="00617D64">
      <w:pPr>
        <w:pStyle w:val="af2"/>
      </w:pPr>
      <w:r>
        <w:t xml:space="preserve">            var jObject = FileEncryptor.DecryptJsonFile(filePath, key);</w:t>
      </w:r>
    </w:p>
    <w:p w:rsidR="00617D64" w:rsidRDefault="00617D64" w:rsidP="00617D64">
      <w:pPr>
        <w:pStyle w:val="af2"/>
      </w:pPr>
    </w:p>
    <w:p w:rsidR="00617D64" w:rsidRDefault="00617D64" w:rsidP="00617D64">
      <w:pPr>
        <w:pStyle w:val="af2"/>
      </w:pPr>
      <w:r>
        <w:t xml:space="preserve">            var groupEntry = new JsonGroupEntryParser().JObjectToGroupEntry(jObject);</w:t>
      </w:r>
    </w:p>
    <w:p w:rsidR="00617D64" w:rsidRDefault="00617D64" w:rsidP="00617D64">
      <w:pPr>
        <w:pStyle w:val="af2"/>
      </w:pPr>
      <w:r>
        <w:t xml:space="preserve">            return groupEntry;</w:t>
      </w:r>
    </w:p>
    <w:p w:rsidR="00617D64" w:rsidRDefault="00617D64" w:rsidP="00617D64">
      <w:pPr>
        <w:pStyle w:val="af2"/>
      </w:pPr>
      <w:r>
        <w:t xml:space="preserve">        }</w:t>
      </w:r>
    </w:p>
    <w:p w:rsidR="00617D64" w:rsidRDefault="00617D64" w:rsidP="00617D64">
      <w:pPr>
        <w:pStyle w:val="af2"/>
      </w:pPr>
      <w:r>
        <w:t xml:space="preserve">        public static void SaveDbToFile(GroupEntry groupEntry, string filePath, MasterKey key)</w:t>
      </w:r>
    </w:p>
    <w:p w:rsidR="00617D64" w:rsidRDefault="00617D64" w:rsidP="00617D64">
      <w:pPr>
        <w:pStyle w:val="af2"/>
      </w:pPr>
      <w:r>
        <w:t xml:space="preserve">        {</w:t>
      </w:r>
    </w:p>
    <w:p w:rsidR="00617D64" w:rsidRDefault="00617D64" w:rsidP="00617D64">
      <w:pPr>
        <w:pStyle w:val="af2"/>
      </w:pPr>
      <w:r>
        <w:t xml:space="preserve">            var json = new JsonGroupEntryParser().GroupEntryToJObject(groupEntry);</w:t>
      </w:r>
    </w:p>
    <w:p w:rsidR="00617D64" w:rsidRDefault="00617D64" w:rsidP="00617D64">
      <w:pPr>
        <w:pStyle w:val="af2"/>
      </w:pPr>
      <w:r>
        <w:t xml:space="preserve">            FileEncryptor.EncryptAndSaveToFile(json, key, filePath);</w:t>
      </w:r>
    </w:p>
    <w:p w:rsidR="00617D64" w:rsidRDefault="00617D64" w:rsidP="00617D64">
      <w:pPr>
        <w:pStyle w:val="af2"/>
      </w:pPr>
      <w:r>
        <w:t xml:space="preserve">        }</w:t>
      </w:r>
    </w:p>
    <w:p w:rsidR="00617D64" w:rsidRDefault="00617D64" w:rsidP="00617D64">
      <w:pPr>
        <w:pStyle w:val="af2"/>
      </w:pPr>
      <w:r>
        <w:t xml:space="preserve">        public static Config LoadOrCreateConfig()</w:t>
      </w:r>
    </w:p>
    <w:p w:rsidR="00617D64" w:rsidRPr="007056FB" w:rsidRDefault="00617D64" w:rsidP="00617D64">
      <w:pPr>
        <w:pStyle w:val="af2"/>
      </w:pPr>
      <w:r w:rsidRPr="007056FB">
        <w:t xml:space="preserve">        {</w:t>
      </w:r>
    </w:p>
    <w:p w:rsidR="00617D64" w:rsidRPr="007056FB" w:rsidRDefault="00617D64" w:rsidP="00617D64">
      <w:pPr>
        <w:pStyle w:val="af2"/>
      </w:pPr>
      <w:r w:rsidRPr="007056FB">
        <w:t xml:space="preserve">            </w:t>
      </w:r>
      <w:r>
        <w:t>if</w:t>
      </w:r>
      <w:r w:rsidRPr="007056FB">
        <w:t xml:space="preserve"> (</w:t>
      </w:r>
      <w:r>
        <w:t>File</w:t>
      </w:r>
      <w:r w:rsidRPr="007056FB">
        <w:t>.</w:t>
      </w:r>
      <w:r>
        <w:t>Exists</w:t>
      </w:r>
      <w:r w:rsidRPr="007056FB">
        <w:t>(</w:t>
      </w:r>
      <w:r>
        <w:t>configFilePath</w:t>
      </w:r>
      <w:r w:rsidRPr="007056FB">
        <w:t>))</w:t>
      </w:r>
    </w:p>
    <w:p w:rsidR="00617D64" w:rsidRPr="00617D64" w:rsidRDefault="00617D64" w:rsidP="00617D64">
      <w:pPr>
        <w:pStyle w:val="af2"/>
        <w:rPr>
          <w:lang w:val="ru-RU"/>
        </w:rPr>
      </w:pPr>
      <w:r w:rsidRPr="007056FB">
        <w:t xml:space="preserve">            </w:t>
      </w:r>
      <w:r w:rsidRPr="00617D64">
        <w:rPr>
          <w:lang w:val="ru-RU"/>
        </w:rPr>
        <w:t>{</w:t>
      </w:r>
    </w:p>
    <w:p w:rsidR="00617D64" w:rsidRPr="00617D64" w:rsidRDefault="00617D64" w:rsidP="00617D64">
      <w:pPr>
        <w:pStyle w:val="af2"/>
        <w:rPr>
          <w:lang w:val="ru-RU"/>
        </w:rPr>
      </w:pPr>
      <w:r w:rsidRPr="00617D64">
        <w:rPr>
          <w:lang w:val="ru-RU"/>
        </w:rPr>
        <w:t xml:space="preserve">                // Файл конфигурации уже существует, считываем его содержимое</w:t>
      </w:r>
    </w:p>
    <w:p w:rsidR="00617D64" w:rsidRDefault="00617D64" w:rsidP="00617D64">
      <w:pPr>
        <w:pStyle w:val="af2"/>
      </w:pPr>
      <w:r w:rsidRPr="00617D64">
        <w:rPr>
          <w:lang w:val="ru-RU"/>
        </w:rPr>
        <w:t xml:space="preserve">                </w:t>
      </w:r>
      <w:r>
        <w:t>string configFileContent = File.ReadAllText(configFilePath);</w:t>
      </w:r>
    </w:p>
    <w:p w:rsidR="00617D64" w:rsidRDefault="00617D64" w:rsidP="00617D64">
      <w:pPr>
        <w:pStyle w:val="af2"/>
      </w:pPr>
      <w:r>
        <w:t xml:space="preserve">                return JsonConvert.DeserializeObject&lt;Config&gt;(configFileContent);</w:t>
      </w:r>
    </w:p>
    <w:p w:rsidR="00617D64" w:rsidRPr="00617D64" w:rsidRDefault="00617D64" w:rsidP="00617D64">
      <w:pPr>
        <w:pStyle w:val="af2"/>
        <w:rPr>
          <w:lang w:val="ru-RU"/>
        </w:rPr>
      </w:pPr>
      <w:r w:rsidRPr="00617D64">
        <w:t xml:space="preserve">            </w:t>
      </w:r>
      <w:r w:rsidRPr="00617D64">
        <w:rPr>
          <w:lang w:val="ru-RU"/>
        </w:rPr>
        <w:t>}</w:t>
      </w:r>
    </w:p>
    <w:p w:rsidR="00617D64" w:rsidRPr="00617D64" w:rsidRDefault="00617D64" w:rsidP="00617D64">
      <w:pPr>
        <w:pStyle w:val="af2"/>
        <w:rPr>
          <w:lang w:val="ru-RU"/>
        </w:rPr>
      </w:pPr>
      <w:r w:rsidRPr="00617D64">
        <w:rPr>
          <w:lang w:val="ru-RU"/>
        </w:rPr>
        <w:t xml:space="preserve">            </w:t>
      </w:r>
      <w:r>
        <w:t>else</w:t>
      </w:r>
    </w:p>
    <w:p w:rsidR="00617D64" w:rsidRPr="00617D64" w:rsidRDefault="00617D64" w:rsidP="00617D64">
      <w:pPr>
        <w:pStyle w:val="af2"/>
        <w:rPr>
          <w:lang w:val="ru-RU"/>
        </w:rPr>
      </w:pPr>
      <w:r w:rsidRPr="00617D64">
        <w:rPr>
          <w:lang w:val="ru-RU"/>
        </w:rPr>
        <w:t xml:space="preserve">            {</w:t>
      </w:r>
    </w:p>
    <w:p w:rsidR="00617D64" w:rsidRPr="00617D64" w:rsidRDefault="00617D64" w:rsidP="00617D64">
      <w:pPr>
        <w:pStyle w:val="af2"/>
        <w:rPr>
          <w:lang w:val="ru-RU"/>
        </w:rPr>
      </w:pPr>
      <w:r w:rsidRPr="00617D64">
        <w:rPr>
          <w:lang w:val="ru-RU"/>
        </w:rPr>
        <w:t xml:space="preserve">                </w:t>
      </w:r>
      <w:r>
        <w:t>string</w:t>
      </w:r>
      <w:r w:rsidRPr="00617D64">
        <w:rPr>
          <w:lang w:val="ru-RU"/>
        </w:rPr>
        <w:t xml:space="preserve"> </w:t>
      </w:r>
      <w:r>
        <w:t>selectedPath</w:t>
      </w:r>
      <w:r w:rsidRPr="00617D64">
        <w:rPr>
          <w:lang w:val="ru-RU"/>
        </w:rPr>
        <w:t xml:space="preserve"> = </w:t>
      </w:r>
      <w:r>
        <w:t>null</w:t>
      </w:r>
      <w:r w:rsidRPr="00617D64">
        <w:rPr>
          <w:lang w:val="ru-RU"/>
        </w:rPr>
        <w:t>;</w:t>
      </w:r>
    </w:p>
    <w:p w:rsidR="00617D64" w:rsidRPr="00617D64" w:rsidRDefault="00617D64" w:rsidP="00617D64">
      <w:pPr>
        <w:pStyle w:val="af2"/>
        <w:rPr>
          <w:lang w:val="ru-RU"/>
        </w:rPr>
      </w:pPr>
      <w:r w:rsidRPr="00617D64">
        <w:rPr>
          <w:lang w:val="ru-RU"/>
        </w:rPr>
        <w:t xml:space="preserve">                // Создание экземпляра диалогового окна выбора пути до директории</w:t>
      </w:r>
    </w:p>
    <w:p w:rsidR="00617D64" w:rsidRDefault="00617D64" w:rsidP="00617D64">
      <w:pPr>
        <w:pStyle w:val="af2"/>
      </w:pPr>
      <w:r w:rsidRPr="00617D64">
        <w:rPr>
          <w:lang w:val="ru-RU"/>
        </w:rPr>
        <w:t xml:space="preserve">                </w:t>
      </w:r>
      <w:r>
        <w:t>using (var folderDialog = new FolderBrowserDialog())</w:t>
      </w:r>
    </w:p>
    <w:p w:rsidR="00617D64" w:rsidRPr="00617D64" w:rsidRDefault="00617D64" w:rsidP="00617D64">
      <w:pPr>
        <w:pStyle w:val="af2"/>
        <w:rPr>
          <w:lang w:val="ru-RU"/>
        </w:rPr>
      </w:pPr>
      <w:r>
        <w:t xml:space="preserve">                </w:t>
      </w:r>
      <w:r w:rsidRPr="00617D64">
        <w:rPr>
          <w:lang w:val="ru-RU"/>
        </w:rPr>
        <w:t>{</w:t>
      </w:r>
    </w:p>
    <w:p w:rsidR="00617D64" w:rsidRPr="00617D64" w:rsidRDefault="00617D64" w:rsidP="00617D64">
      <w:pPr>
        <w:pStyle w:val="af2"/>
        <w:rPr>
          <w:lang w:val="ru-RU"/>
        </w:rPr>
      </w:pPr>
      <w:r w:rsidRPr="00617D64">
        <w:rPr>
          <w:lang w:val="ru-RU"/>
        </w:rPr>
        <w:t xml:space="preserve">                    // Установка заголовка окна</w:t>
      </w:r>
    </w:p>
    <w:p w:rsidR="00617D64" w:rsidRPr="00617D64" w:rsidRDefault="00617D64" w:rsidP="00617D64">
      <w:pPr>
        <w:pStyle w:val="af2"/>
        <w:rPr>
          <w:lang w:val="ru-RU"/>
        </w:rPr>
      </w:pPr>
      <w:r w:rsidRPr="00617D64">
        <w:rPr>
          <w:lang w:val="ru-RU"/>
        </w:rPr>
        <w:t xml:space="preserve">                    </w:t>
      </w:r>
      <w:r>
        <w:t>folderDialog</w:t>
      </w:r>
      <w:r w:rsidRPr="00617D64">
        <w:rPr>
          <w:lang w:val="ru-RU"/>
        </w:rPr>
        <w:t>.</w:t>
      </w:r>
      <w:r>
        <w:t>Description</w:t>
      </w:r>
      <w:r w:rsidRPr="00617D64">
        <w:rPr>
          <w:lang w:val="ru-RU"/>
        </w:rPr>
        <w:t xml:space="preserve"> = "Выберите директорию для сохранения баз данных";</w:t>
      </w:r>
    </w:p>
    <w:p w:rsidR="00617D64" w:rsidRPr="00617D64" w:rsidRDefault="00617D64" w:rsidP="00617D64">
      <w:pPr>
        <w:pStyle w:val="af2"/>
        <w:rPr>
          <w:lang w:val="ru-RU"/>
        </w:rPr>
      </w:pPr>
    </w:p>
    <w:p w:rsidR="00617D64" w:rsidRPr="00617D64" w:rsidRDefault="00617D64" w:rsidP="00617D64">
      <w:pPr>
        <w:pStyle w:val="af2"/>
        <w:rPr>
          <w:lang w:val="ru-RU"/>
        </w:rPr>
      </w:pPr>
      <w:r w:rsidRPr="00617D64">
        <w:rPr>
          <w:lang w:val="ru-RU"/>
        </w:rPr>
        <w:t xml:space="preserve">                    // Отображение диалогового окна и проверка результата</w:t>
      </w:r>
    </w:p>
    <w:p w:rsidR="00617D64" w:rsidRDefault="00617D64" w:rsidP="00617D64">
      <w:pPr>
        <w:pStyle w:val="af2"/>
      </w:pPr>
      <w:r w:rsidRPr="00617D64">
        <w:rPr>
          <w:lang w:val="ru-RU"/>
        </w:rPr>
        <w:lastRenderedPageBreak/>
        <w:t xml:space="preserve">                    </w:t>
      </w:r>
      <w:r>
        <w:t>if (folderDialog.ShowDialog() == DialogResult.OK)</w:t>
      </w:r>
    </w:p>
    <w:p w:rsidR="00617D64" w:rsidRPr="00617D64" w:rsidRDefault="00617D64" w:rsidP="00617D64">
      <w:pPr>
        <w:pStyle w:val="af2"/>
        <w:rPr>
          <w:lang w:val="ru-RU"/>
        </w:rPr>
      </w:pPr>
      <w:r>
        <w:t xml:space="preserve">                    </w:t>
      </w:r>
      <w:r w:rsidRPr="00617D64">
        <w:rPr>
          <w:lang w:val="ru-RU"/>
        </w:rPr>
        <w:t>{</w:t>
      </w:r>
    </w:p>
    <w:p w:rsidR="00617D64" w:rsidRPr="00617D64" w:rsidRDefault="00617D64" w:rsidP="00617D64">
      <w:pPr>
        <w:pStyle w:val="af2"/>
        <w:rPr>
          <w:lang w:val="ru-RU"/>
        </w:rPr>
      </w:pPr>
      <w:r w:rsidRPr="00617D64">
        <w:rPr>
          <w:lang w:val="ru-RU"/>
        </w:rPr>
        <w:t xml:space="preserve">                        // Получение выбранного пути до директории</w:t>
      </w:r>
    </w:p>
    <w:p w:rsidR="00617D64" w:rsidRPr="00617D64" w:rsidRDefault="00617D64" w:rsidP="00617D64">
      <w:pPr>
        <w:pStyle w:val="af2"/>
        <w:rPr>
          <w:lang w:val="ru-RU"/>
        </w:rPr>
      </w:pPr>
      <w:r w:rsidRPr="00617D64">
        <w:rPr>
          <w:lang w:val="ru-RU"/>
        </w:rPr>
        <w:t xml:space="preserve">                        </w:t>
      </w:r>
      <w:r>
        <w:t>selectedPath</w:t>
      </w:r>
      <w:r w:rsidRPr="00617D64">
        <w:rPr>
          <w:lang w:val="ru-RU"/>
        </w:rPr>
        <w:t xml:space="preserve"> = </w:t>
      </w:r>
      <w:r>
        <w:t>folderDialog</w:t>
      </w:r>
      <w:r w:rsidRPr="00617D64">
        <w:rPr>
          <w:lang w:val="ru-RU"/>
        </w:rPr>
        <w:t>.</w:t>
      </w:r>
      <w:r>
        <w:t>SelectedPath</w:t>
      </w:r>
      <w:r w:rsidRPr="00617D64">
        <w:rPr>
          <w:lang w:val="ru-RU"/>
        </w:rPr>
        <w:t>;</w:t>
      </w:r>
    </w:p>
    <w:p w:rsidR="00617D64" w:rsidRPr="00617D64" w:rsidRDefault="00617D64" w:rsidP="00617D64">
      <w:pPr>
        <w:pStyle w:val="af2"/>
        <w:rPr>
          <w:lang w:val="ru-RU"/>
        </w:rPr>
      </w:pPr>
    </w:p>
    <w:p w:rsidR="00617D64" w:rsidRDefault="00617D64" w:rsidP="00617D64">
      <w:pPr>
        <w:pStyle w:val="af2"/>
      </w:pPr>
      <w:r w:rsidRPr="00617D64">
        <w:rPr>
          <w:lang w:val="ru-RU"/>
        </w:rPr>
        <w:t xml:space="preserve">                    </w:t>
      </w:r>
      <w:r>
        <w:t>}</w:t>
      </w:r>
    </w:p>
    <w:p w:rsidR="00617D64" w:rsidRDefault="00617D64" w:rsidP="00617D64">
      <w:pPr>
        <w:pStyle w:val="af2"/>
      </w:pPr>
      <w:r>
        <w:t xml:space="preserve">                }</w:t>
      </w:r>
    </w:p>
    <w:p w:rsidR="00617D64" w:rsidRDefault="00617D64" w:rsidP="00617D64">
      <w:pPr>
        <w:pStyle w:val="af2"/>
      </w:pPr>
      <w:r>
        <w:t xml:space="preserve">                Config config = new Config();</w:t>
      </w:r>
    </w:p>
    <w:p w:rsidR="00617D64" w:rsidRDefault="00617D64" w:rsidP="00617D64">
      <w:pPr>
        <w:pStyle w:val="af2"/>
      </w:pPr>
      <w:r>
        <w:t xml:space="preserve">                config.databaseDirectory = selectedPath;</w:t>
      </w:r>
    </w:p>
    <w:p w:rsidR="00617D64" w:rsidRDefault="00617D64" w:rsidP="00617D64">
      <w:pPr>
        <w:pStyle w:val="af2"/>
      </w:pPr>
      <w:r>
        <w:t xml:space="preserve">                string configJson = JsonConvert.SerializeObject(config);</w:t>
      </w:r>
    </w:p>
    <w:p w:rsidR="00617D64" w:rsidRDefault="00617D64" w:rsidP="00617D64">
      <w:pPr>
        <w:pStyle w:val="af2"/>
      </w:pPr>
      <w:r>
        <w:t xml:space="preserve">                File.WriteAllText(configFilePath, configJson);</w:t>
      </w:r>
    </w:p>
    <w:p w:rsidR="00617D64" w:rsidRDefault="00617D64" w:rsidP="00617D64">
      <w:pPr>
        <w:pStyle w:val="af2"/>
      </w:pPr>
      <w:r>
        <w:t xml:space="preserve">                return config;</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public static void SaveConfigFile(Config config)</w:t>
      </w:r>
    </w:p>
    <w:p w:rsidR="00617D64" w:rsidRDefault="00617D64" w:rsidP="00617D64">
      <w:pPr>
        <w:pStyle w:val="af2"/>
      </w:pPr>
      <w:r>
        <w:t xml:space="preserve">        {</w:t>
      </w:r>
    </w:p>
    <w:p w:rsidR="00617D64" w:rsidRDefault="00617D64" w:rsidP="00617D64">
      <w:pPr>
        <w:pStyle w:val="af2"/>
      </w:pPr>
      <w:r>
        <w:t xml:space="preserve">            string configJson = JsonConvert.SerializeObject(config);</w:t>
      </w:r>
    </w:p>
    <w:p w:rsidR="00617D64" w:rsidRDefault="00617D64" w:rsidP="00617D64">
      <w:pPr>
        <w:pStyle w:val="af2"/>
      </w:pPr>
      <w:r>
        <w:t xml:space="preserve">            File.WriteAllText(configFilePath, configJson);</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w:t>
      </w:r>
    </w:p>
    <w:p w:rsidR="00617D64" w:rsidRPr="00617D64" w:rsidRDefault="00617D64" w:rsidP="00617D64">
      <w:pPr>
        <w:spacing w:after="160" w:line="259" w:lineRule="auto"/>
        <w:jc w:val="center"/>
        <w:rPr>
          <w:lang w:val="en-US"/>
        </w:rPr>
      </w:pPr>
      <w:r>
        <w:t>Файл</w:t>
      </w:r>
      <w:r w:rsidRPr="00617D64">
        <w:rPr>
          <w:lang w:val="en-US"/>
        </w:rPr>
        <w:t xml:space="preserve"> «</w:t>
      </w:r>
      <w:r w:rsidRPr="00617D64">
        <w:rPr>
          <w:i/>
          <w:lang w:val="en-US"/>
        </w:rPr>
        <w:t>MainForm.</w:t>
      </w:r>
      <w:r w:rsidRPr="00B34FC9">
        <w:rPr>
          <w:i/>
          <w:lang w:val="en-US"/>
        </w:rPr>
        <w:t>cs</w:t>
      </w:r>
      <w:r w:rsidRPr="00617D64">
        <w:rPr>
          <w:lang w:val="en-US"/>
        </w:rPr>
        <w:t>»</w:t>
      </w:r>
    </w:p>
    <w:p w:rsidR="00617D64" w:rsidRDefault="00617D64" w:rsidP="00617D64">
      <w:pPr>
        <w:pStyle w:val="af2"/>
      </w:pPr>
      <w:r>
        <w:t>using Newtonsoft.Json.Linq;</w:t>
      </w:r>
    </w:p>
    <w:p w:rsidR="00617D64" w:rsidRDefault="00617D64" w:rsidP="00617D64">
      <w:pPr>
        <w:pStyle w:val="af2"/>
      </w:pPr>
      <w:r>
        <w:t>using PasswordManager.Classes;</w:t>
      </w:r>
    </w:p>
    <w:p w:rsidR="00617D64" w:rsidRDefault="00617D64" w:rsidP="00617D64">
      <w:pPr>
        <w:pStyle w:val="af2"/>
      </w:pPr>
      <w:r>
        <w:t>using PasswordManager.Forms;</w:t>
      </w:r>
    </w:p>
    <w:p w:rsidR="00617D64" w:rsidRDefault="00617D64" w:rsidP="00617D64">
      <w:pPr>
        <w:pStyle w:val="af2"/>
      </w:pPr>
      <w:r>
        <w:t>using System;</w:t>
      </w:r>
    </w:p>
    <w:p w:rsidR="00617D64" w:rsidRDefault="00617D64" w:rsidP="00617D64">
      <w:pPr>
        <w:pStyle w:val="af2"/>
      </w:pPr>
      <w:r>
        <w:t>using System.Collections.Generic;</w:t>
      </w:r>
    </w:p>
    <w:p w:rsidR="00617D64" w:rsidRDefault="00617D64" w:rsidP="00617D64">
      <w:pPr>
        <w:pStyle w:val="af2"/>
      </w:pPr>
      <w:r>
        <w:t>using System.Drawing;</w:t>
      </w:r>
    </w:p>
    <w:p w:rsidR="00617D64" w:rsidRDefault="00617D64" w:rsidP="00617D64">
      <w:pPr>
        <w:pStyle w:val="af2"/>
      </w:pPr>
      <w:r>
        <w:t>using System.Drawing.Text;</w:t>
      </w:r>
    </w:p>
    <w:p w:rsidR="00617D64" w:rsidRDefault="00617D64" w:rsidP="00617D64">
      <w:pPr>
        <w:pStyle w:val="af2"/>
      </w:pPr>
      <w:r>
        <w:t>using System.Globalization;</w:t>
      </w:r>
    </w:p>
    <w:p w:rsidR="00617D64" w:rsidRDefault="00617D64" w:rsidP="00617D64">
      <w:pPr>
        <w:pStyle w:val="af2"/>
      </w:pPr>
      <w:r>
        <w:t>using System.IO;</w:t>
      </w:r>
    </w:p>
    <w:p w:rsidR="00617D64" w:rsidRDefault="00617D64" w:rsidP="00617D64">
      <w:pPr>
        <w:pStyle w:val="af2"/>
      </w:pPr>
      <w:r>
        <w:t>using System.Runtime.InteropServices;</w:t>
      </w:r>
    </w:p>
    <w:p w:rsidR="00617D64" w:rsidRDefault="00617D64" w:rsidP="00617D64">
      <w:pPr>
        <w:pStyle w:val="af2"/>
      </w:pPr>
      <w:r>
        <w:t>using System.Runtime.InteropServices.ComTypes;</w:t>
      </w:r>
    </w:p>
    <w:p w:rsidR="00617D64" w:rsidRDefault="00617D64" w:rsidP="00617D64">
      <w:pPr>
        <w:pStyle w:val="af2"/>
      </w:pPr>
      <w:r>
        <w:t>using System.Security.Cryptography;</w:t>
      </w:r>
    </w:p>
    <w:p w:rsidR="00617D64" w:rsidRDefault="00617D64" w:rsidP="00617D64">
      <w:pPr>
        <w:pStyle w:val="af2"/>
      </w:pPr>
      <w:r>
        <w:t>using System.Security.Principal;</w:t>
      </w:r>
    </w:p>
    <w:p w:rsidR="00617D64" w:rsidRDefault="00617D64" w:rsidP="00617D64">
      <w:pPr>
        <w:pStyle w:val="af2"/>
      </w:pPr>
      <w:r>
        <w:t>using System.Windows.Forms;</w:t>
      </w:r>
    </w:p>
    <w:p w:rsidR="00617D64" w:rsidRDefault="00617D64" w:rsidP="00617D64">
      <w:pPr>
        <w:pStyle w:val="af2"/>
      </w:pPr>
      <w:r>
        <w:t>using System.Xml.Linq;</w:t>
      </w:r>
    </w:p>
    <w:p w:rsidR="00617D64" w:rsidRDefault="00617D64" w:rsidP="00617D64">
      <w:pPr>
        <w:pStyle w:val="af2"/>
      </w:pPr>
    </w:p>
    <w:p w:rsidR="00617D64" w:rsidRDefault="00617D64" w:rsidP="00617D64">
      <w:pPr>
        <w:pStyle w:val="af2"/>
      </w:pPr>
      <w:r>
        <w:t>namespace PasswordManager</w:t>
      </w:r>
    </w:p>
    <w:p w:rsidR="00617D64" w:rsidRDefault="00617D64" w:rsidP="00617D64">
      <w:pPr>
        <w:pStyle w:val="af2"/>
      </w:pPr>
      <w:r>
        <w:t>{</w:t>
      </w:r>
    </w:p>
    <w:p w:rsidR="00617D64" w:rsidRDefault="00617D64" w:rsidP="00617D64">
      <w:pPr>
        <w:pStyle w:val="af2"/>
      </w:pPr>
      <w:r>
        <w:t xml:space="preserve">    public partial class MainForm : Form</w:t>
      </w:r>
    </w:p>
    <w:p w:rsidR="00617D64" w:rsidRDefault="00617D64" w:rsidP="00617D64">
      <w:pPr>
        <w:pStyle w:val="af2"/>
      </w:pPr>
      <w:r>
        <w:t xml:space="preserve">    {</w:t>
      </w:r>
    </w:p>
    <w:p w:rsidR="00617D64" w:rsidRDefault="00617D64" w:rsidP="00617D64">
      <w:pPr>
        <w:pStyle w:val="af2"/>
      </w:pPr>
      <w:r>
        <w:t xml:space="preserve">        MasterKey key;</w:t>
      </w:r>
    </w:p>
    <w:p w:rsidR="00617D64" w:rsidRDefault="00617D64" w:rsidP="00617D64">
      <w:pPr>
        <w:pStyle w:val="af2"/>
      </w:pPr>
      <w:r>
        <w:t xml:space="preserve">        Config config;</w:t>
      </w:r>
    </w:p>
    <w:p w:rsidR="00617D64" w:rsidRDefault="00617D64" w:rsidP="00617D64">
      <w:pPr>
        <w:pStyle w:val="af2"/>
      </w:pPr>
      <w:r>
        <w:t xml:space="preserve">        bool isNewDb = false;</w:t>
      </w:r>
    </w:p>
    <w:p w:rsidR="00617D64" w:rsidRDefault="00617D64" w:rsidP="00617D64">
      <w:pPr>
        <w:pStyle w:val="af2"/>
      </w:pPr>
      <w:r>
        <w:t xml:space="preserve">        public MainForm()</w:t>
      </w:r>
    </w:p>
    <w:p w:rsidR="00617D64" w:rsidRDefault="00617D64" w:rsidP="00617D64">
      <w:pPr>
        <w:pStyle w:val="af2"/>
      </w:pPr>
      <w:r>
        <w:t xml:space="preserve">        {</w:t>
      </w:r>
    </w:p>
    <w:p w:rsidR="00617D64" w:rsidRDefault="00617D64" w:rsidP="00617D64">
      <w:pPr>
        <w:pStyle w:val="af2"/>
      </w:pPr>
      <w:r>
        <w:lastRenderedPageBreak/>
        <w:t xml:space="preserve">            InitializeComponent();</w:t>
      </w:r>
    </w:p>
    <w:p w:rsidR="00617D64" w:rsidRDefault="00617D64" w:rsidP="00617D64">
      <w:pPr>
        <w:pStyle w:val="af2"/>
      </w:pPr>
      <w:r>
        <w:t xml:space="preserve">            this.StartPosition = FormStartPosition.CenterScreen;</w:t>
      </w:r>
    </w:p>
    <w:p w:rsidR="00617D64" w:rsidRDefault="00617D64" w:rsidP="00617D64">
      <w:pPr>
        <w:pStyle w:val="af2"/>
      </w:pPr>
      <w:r>
        <w:t xml:space="preserve">            MainForm_Init();</w:t>
      </w:r>
    </w:p>
    <w:p w:rsidR="00617D64" w:rsidRDefault="00617D64" w:rsidP="00617D64">
      <w:pPr>
        <w:pStyle w:val="af2"/>
      </w:pPr>
      <w:r>
        <w:t xml:space="preserve">            config = FileManager.LoadOrCreateConfig();</w:t>
      </w:r>
    </w:p>
    <w:p w:rsidR="00617D64" w:rsidRDefault="00617D64" w:rsidP="00617D64">
      <w:pPr>
        <w:pStyle w:val="af2"/>
      </w:pPr>
      <w:r>
        <w:t xml:space="preserve">            if (!ShowLoginForm(config.pathWithName))</w:t>
      </w:r>
    </w:p>
    <w:p w:rsidR="00617D64" w:rsidRDefault="00617D64" w:rsidP="00617D64">
      <w:pPr>
        <w:pStyle w:val="af2"/>
      </w:pPr>
      <w:r>
        <w:t xml:space="preserve">            {</w:t>
      </w:r>
    </w:p>
    <w:p w:rsidR="00617D64" w:rsidRDefault="00617D64" w:rsidP="00617D64">
      <w:pPr>
        <w:pStyle w:val="af2"/>
      </w:pPr>
      <w:r>
        <w:t xml:space="preserve">                this.Close();</w:t>
      </w:r>
    </w:p>
    <w:p w:rsidR="00617D64" w:rsidRDefault="00617D64" w:rsidP="00617D64">
      <w:pPr>
        <w:pStyle w:val="af2"/>
      </w:pPr>
      <w:r>
        <w:t xml:space="preserve">                return;</w:t>
      </w:r>
    </w:p>
    <w:p w:rsidR="00617D64" w:rsidRDefault="00617D64" w:rsidP="00617D64">
      <w:pPr>
        <w:pStyle w:val="af2"/>
      </w:pPr>
      <w:r>
        <w:t xml:space="preserve">            }</w:t>
      </w:r>
    </w:p>
    <w:p w:rsidR="00617D64" w:rsidRDefault="00617D64" w:rsidP="00617D64">
      <w:pPr>
        <w:pStyle w:val="af2"/>
      </w:pPr>
      <w:r>
        <w:t xml:space="preserve">            if (isNewDb)</w:t>
      </w:r>
    </w:p>
    <w:p w:rsidR="00617D64" w:rsidRDefault="00617D64" w:rsidP="00617D64">
      <w:pPr>
        <w:pStyle w:val="af2"/>
      </w:pPr>
      <w:r>
        <w:t xml:space="preserve">            {</w:t>
      </w:r>
    </w:p>
    <w:p w:rsidR="00617D64" w:rsidRDefault="00617D64" w:rsidP="00617D64">
      <w:pPr>
        <w:pStyle w:val="af2"/>
      </w:pPr>
      <w:r>
        <w:t xml:space="preserve">                this.Text = "Passwd - " + config.lastDbName;</w:t>
      </w:r>
    </w:p>
    <w:p w:rsidR="00617D64" w:rsidRDefault="00617D64" w:rsidP="00617D64">
      <w:pPr>
        <w:pStyle w:val="af2"/>
      </w:pPr>
      <w:r>
        <w:t xml:space="preserve">                return;</w:t>
      </w:r>
    </w:p>
    <w:p w:rsidR="00617D64" w:rsidRDefault="00617D64" w:rsidP="00617D64">
      <w:pPr>
        <w:pStyle w:val="af2"/>
      </w:pPr>
      <w:r>
        <w:t xml:space="preserve">            }</w:t>
      </w:r>
    </w:p>
    <w:p w:rsidR="00617D64" w:rsidRDefault="00617D64" w:rsidP="00617D64">
      <w:pPr>
        <w:pStyle w:val="af2"/>
      </w:pPr>
      <w:r>
        <w:t xml:space="preserve">            try</w:t>
      </w:r>
    </w:p>
    <w:p w:rsidR="00617D64" w:rsidRDefault="00617D64" w:rsidP="00617D64">
      <w:pPr>
        <w:pStyle w:val="af2"/>
      </w:pPr>
      <w:r>
        <w:t xml:space="preserve">            {</w:t>
      </w:r>
    </w:p>
    <w:p w:rsidR="00617D64" w:rsidRDefault="00617D64" w:rsidP="00617D64">
      <w:pPr>
        <w:pStyle w:val="af2"/>
      </w:pPr>
      <w:r>
        <w:t xml:space="preserve">                var newRoot = FileManager.LoadDb(config.pathWithName, key);</w:t>
      </w:r>
    </w:p>
    <w:p w:rsidR="00617D64" w:rsidRDefault="00617D64" w:rsidP="00617D64">
      <w:pPr>
        <w:pStyle w:val="af2"/>
      </w:pPr>
      <w:r>
        <w:t xml:space="preserve">                rootEntry = newRoot;</w:t>
      </w:r>
    </w:p>
    <w:p w:rsidR="00617D64" w:rsidRDefault="00617D64" w:rsidP="00617D64">
      <w:pPr>
        <w:pStyle w:val="af2"/>
      </w:pPr>
      <w:r>
        <w:t xml:space="preserve">                treeViewManager.Override(rootEntry);</w:t>
      </w:r>
    </w:p>
    <w:p w:rsidR="00617D64" w:rsidRDefault="00617D64" w:rsidP="00617D64">
      <w:pPr>
        <w:pStyle w:val="af2"/>
      </w:pPr>
      <w:r>
        <w:t xml:space="preserve">                listViewManager.setNewGroup(rootEntry);</w:t>
      </w:r>
    </w:p>
    <w:p w:rsidR="00617D64" w:rsidRDefault="00617D64" w:rsidP="00617D64">
      <w:pPr>
        <w:pStyle w:val="af2"/>
      </w:pPr>
      <w:r>
        <w:t xml:space="preserve">            }</w:t>
      </w:r>
    </w:p>
    <w:p w:rsidR="00617D64" w:rsidRDefault="00617D64" w:rsidP="00617D64">
      <w:pPr>
        <w:pStyle w:val="af2"/>
      </w:pPr>
      <w:r>
        <w:t xml:space="preserve">            catch (Exception ex)</w:t>
      </w:r>
    </w:p>
    <w:p w:rsidR="00617D64" w:rsidRDefault="00617D64" w:rsidP="00617D64">
      <w:pPr>
        <w:pStyle w:val="af2"/>
      </w:pPr>
      <w:r>
        <w:t xml:space="preserve">            {</w:t>
      </w:r>
    </w:p>
    <w:p w:rsidR="00617D64" w:rsidRDefault="00617D64" w:rsidP="00617D64">
      <w:pPr>
        <w:pStyle w:val="af2"/>
      </w:pPr>
      <w:r>
        <w:t xml:space="preserve">                var dialogResult = MessageBox.Show("Ошибка при открытии базы паролей\nЖелаете создать новую базу паролей?",</w:t>
      </w:r>
    </w:p>
    <w:p w:rsidR="00617D64" w:rsidRDefault="00617D64" w:rsidP="00617D64">
      <w:pPr>
        <w:pStyle w:val="af2"/>
      </w:pPr>
      <w:r>
        <w:t xml:space="preserve">                    "Ошибка",</w:t>
      </w:r>
    </w:p>
    <w:p w:rsidR="00617D64" w:rsidRDefault="00617D64" w:rsidP="00617D64">
      <w:pPr>
        <w:pStyle w:val="af2"/>
      </w:pPr>
      <w:r>
        <w:t xml:space="preserve">                    MessageBoxButtons.OKCancel, MessageBoxIcon.Warning);</w:t>
      </w:r>
    </w:p>
    <w:p w:rsidR="00617D64" w:rsidRDefault="00617D64" w:rsidP="00617D64">
      <w:pPr>
        <w:pStyle w:val="af2"/>
      </w:pPr>
      <w:r>
        <w:t xml:space="preserve">                if (dialogResult == DialogResult.OK)</w:t>
      </w:r>
    </w:p>
    <w:p w:rsidR="00617D64" w:rsidRDefault="00617D64" w:rsidP="00617D64">
      <w:pPr>
        <w:pStyle w:val="af2"/>
      </w:pPr>
      <w:r>
        <w:t xml:space="preserve">                {</w:t>
      </w:r>
    </w:p>
    <w:p w:rsidR="00617D64" w:rsidRDefault="00617D64" w:rsidP="00617D64">
      <w:pPr>
        <w:pStyle w:val="af2"/>
      </w:pPr>
      <w:r>
        <w:t xml:space="preserve">                    if (!ShowNewDbForm())</w:t>
      </w:r>
    </w:p>
    <w:p w:rsidR="00617D64" w:rsidRDefault="00617D64" w:rsidP="00617D64">
      <w:pPr>
        <w:pStyle w:val="af2"/>
      </w:pPr>
      <w:r>
        <w:t xml:space="preserve">                    {</w:t>
      </w:r>
    </w:p>
    <w:p w:rsidR="00617D64" w:rsidRDefault="00617D64" w:rsidP="00617D64">
      <w:pPr>
        <w:pStyle w:val="af2"/>
      </w:pPr>
      <w:r>
        <w:t xml:space="preserve">                        this.Close();</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else this.Close();</w:t>
      </w:r>
    </w:p>
    <w:p w:rsidR="00617D64" w:rsidRDefault="00617D64" w:rsidP="00617D64">
      <w:pPr>
        <w:pStyle w:val="af2"/>
      </w:pPr>
      <w:r>
        <w:t xml:space="preserve">            }</w:t>
      </w:r>
    </w:p>
    <w:p w:rsidR="00617D64" w:rsidRDefault="00617D64" w:rsidP="00617D64">
      <w:pPr>
        <w:pStyle w:val="af2"/>
      </w:pPr>
      <w:r>
        <w:t xml:space="preserve">            this.Text = "Passwd - " + config.lastDbName;</w:t>
      </w:r>
    </w:p>
    <w:p w:rsidR="00617D64" w:rsidRDefault="00617D64" w:rsidP="00617D64">
      <w:pPr>
        <w:pStyle w:val="af2"/>
      </w:pPr>
      <w:r>
        <w:t xml:space="preserve">        }</w:t>
      </w:r>
    </w:p>
    <w:p w:rsidR="00617D64" w:rsidRDefault="00617D64" w:rsidP="00617D64">
      <w:pPr>
        <w:pStyle w:val="af2"/>
      </w:pPr>
      <w:r>
        <w:t xml:space="preserve">        private bool ShowLoginForm(string fileName = null, bool showNewDbButton = true)</w:t>
      </w:r>
    </w:p>
    <w:p w:rsidR="00617D64" w:rsidRDefault="00617D64" w:rsidP="00617D64">
      <w:pPr>
        <w:pStyle w:val="af2"/>
      </w:pPr>
      <w:r>
        <w:t xml:space="preserve">        {</w:t>
      </w:r>
    </w:p>
    <w:p w:rsidR="00617D64" w:rsidRDefault="00617D64" w:rsidP="00617D64">
      <w:pPr>
        <w:pStyle w:val="af2"/>
      </w:pPr>
      <w:r>
        <w:t xml:space="preserve">            using (LoginForm loginForm = new LoginForm(fileName, showNewDbButton))</w:t>
      </w:r>
    </w:p>
    <w:p w:rsidR="00617D64" w:rsidRDefault="00617D64" w:rsidP="00617D64">
      <w:pPr>
        <w:pStyle w:val="af2"/>
      </w:pPr>
      <w:r>
        <w:t xml:space="preserve">            {</w:t>
      </w:r>
    </w:p>
    <w:p w:rsidR="00617D64" w:rsidRDefault="00617D64" w:rsidP="00617D64">
      <w:pPr>
        <w:pStyle w:val="af2"/>
      </w:pPr>
      <w:r>
        <w:t xml:space="preserve">                var dialogResult = loginForm.ShowDialog();</w:t>
      </w:r>
    </w:p>
    <w:p w:rsidR="00617D64" w:rsidRDefault="00617D64" w:rsidP="00617D64">
      <w:pPr>
        <w:pStyle w:val="af2"/>
      </w:pPr>
      <w:r>
        <w:t xml:space="preserve">                if (dialogResult == DialogResult.OK)</w:t>
      </w:r>
    </w:p>
    <w:p w:rsidR="00617D64" w:rsidRDefault="00617D64" w:rsidP="00617D64">
      <w:pPr>
        <w:pStyle w:val="af2"/>
      </w:pPr>
      <w:r>
        <w:t xml:space="preserve">                {</w:t>
      </w:r>
    </w:p>
    <w:p w:rsidR="00617D64" w:rsidRDefault="00617D64" w:rsidP="00617D64">
      <w:pPr>
        <w:pStyle w:val="af2"/>
      </w:pPr>
      <w:r>
        <w:t xml:space="preserve">                    this.key = new MasterKey(loginForm.key);</w:t>
      </w:r>
    </w:p>
    <w:p w:rsidR="00617D64" w:rsidRDefault="00617D64" w:rsidP="00617D64">
      <w:pPr>
        <w:pStyle w:val="af2"/>
      </w:pPr>
      <w:r>
        <w:lastRenderedPageBreak/>
        <w:t xml:space="preserve">                    config.pathWithName = loginForm.FileName;</w:t>
      </w:r>
    </w:p>
    <w:p w:rsidR="00617D64" w:rsidRDefault="00617D64" w:rsidP="00617D64">
      <w:pPr>
        <w:pStyle w:val="af2"/>
      </w:pPr>
      <w:r>
        <w:t xml:space="preserve">                }</w:t>
      </w:r>
    </w:p>
    <w:p w:rsidR="00617D64" w:rsidRPr="004F4663" w:rsidRDefault="00617D64" w:rsidP="00617D64">
      <w:pPr>
        <w:pStyle w:val="af2"/>
      </w:pPr>
      <w:r>
        <w:t xml:space="preserve">                else</w:t>
      </w:r>
      <w:r w:rsidRPr="004F4663">
        <w:t xml:space="preserve"> </w:t>
      </w:r>
      <w:r>
        <w:t>if</w:t>
      </w:r>
      <w:r w:rsidRPr="004F4663">
        <w:t xml:space="preserve"> (</w:t>
      </w:r>
      <w:r>
        <w:t>dialogResult</w:t>
      </w:r>
      <w:r w:rsidRPr="004F4663">
        <w:t xml:space="preserve"> == </w:t>
      </w:r>
      <w:r>
        <w:t>DialogResult</w:t>
      </w:r>
      <w:r w:rsidRPr="004F4663">
        <w:t>.</w:t>
      </w:r>
      <w:r>
        <w:t>Yes</w:t>
      </w:r>
      <w:r w:rsidRPr="004F4663">
        <w:t>)  //</w:t>
      </w:r>
      <w:r w:rsidRPr="00F17B0F">
        <w:rPr>
          <w:lang w:val="ru-RU"/>
        </w:rPr>
        <w:t>из</w:t>
      </w:r>
      <w:r w:rsidRPr="004F4663">
        <w:t>-</w:t>
      </w:r>
      <w:r w:rsidRPr="00F17B0F">
        <w:rPr>
          <w:lang w:val="ru-RU"/>
        </w:rPr>
        <w:t>за</w:t>
      </w:r>
      <w:r w:rsidRPr="004F4663">
        <w:t xml:space="preserve"> </w:t>
      </w:r>
      <w:r w:rsidRPr="00F17B0F">
        <w:rPr>
          <w:lang w:val="ru-RU"/>
        </w:rPr>
        <w:t>неимением</w:t>
      </w:r>
      <w:r w:rsidRPr="004F4663">
        <w:t xml:space="preserve"> </w:t>
      </w:r>
      <w:r w:rsidRPr="00F17B0F">
        <w:rPr>
          <w:lang w:val="ru-RU"/>
        </w:rPr>
        <w:t>большего</w:t>
      </w:r>
      <w:r w:rsidRPr="004F4663">
        <w:t xml:space="preserve"> </w:t>
      </w:r>
      <w:r w:rsidRPr="00F17B0F">
        <w:rPr>
          <w:lang w:val="ru-RU"/>
        </w:rPr>
        <w:t>используем</w:t>
      </w:r>
      <w:r w:rsidRPr="004F4663">
        <w:t xml:space="preserve"> </w:t>
      </w:r>
      <w:r>
        <w:t>Yes</w:t>
      </w:r>
      <w:r w:rsidRPr="004F4663">
        <w:t xml:space="preserve">, </w:t>
      </w:r>
      <w:r w:rsidRPr="00F17B0F">
        <w:rPr>
          <w:lang w:val="ru-RU"/>
        </w:rPr>
        <w:t>а</w:t>
      </w:r>
      <w:r w:rsidRPr="004F4663">
        <w:t xml:space="preserve"> </w:t>
      </w:r>
      <w:r w:rsidRPr="00F17B0F">
        <w:rPr>
          <w:lang w:val="ru-RU"/>
        </w:rPr>
        <w:t>так</w:t>
      </w:r>
      <w:r w:rsidRPr="004F4663">
        <w:t xml:space="preserve"> </w:t>
      </w:r>
      <w:r w:rsidRPr="00F17B0F">
        <w:rPr>
          <w:lang w:val="ru-RU"/>
        </w:rPr>
        <w:t>то</w:t>
      </w:r>
      <w:r w:rsidRPr="004F4663">
        <w:t xml:space="preserve"> </w:t>
      </w:r>
      <w:r w:rsidRPr="00F17B0F">
        <w:rPr>
          <w:lang w:val="ru-RU"/>
        </w:rPr>
        <w:t>результат</w:t>
      </w:r>
      <w:r w:rsidRPr="004F4663">
        <w:t xml:space="preserve"> </w:t>
      </w:r>
      <w:r>
        <w:t>NewDb</w:t>
      </w:r>
    </w:p>
    <w:p w:rsidR="00617D64" w:rsidRDefault="00617D64" w:rsidP="00617D64">
      <w:pPr>
        <w:pStyle w:val="af2"/>
      </w:pPr>
      <w:r w:rsidRPr="004F4663">
        <w:t xml:space="preserve">                </w:t>
      </w:r>
      <w:r>
        <w:t>{</w:t>
      </w:r>
    </w:p>
    <w:p w:rsidR="00617D64" w:rsidRDefault="00617D64" w:rsidP="00617D64">
      <w:pPr>
        <w:pStyle w:val="af2"/>
      </w:pPr>
      <w:r>
        <w:t xml:space="preserve">                    if (!ShowNewDbForm())</w:t>
      </w:r>
    </w:p>
    <w:p w:rsidR="00617D64" w:rsidRDefault="00617D64" w:rsidP="00617D64">
      <w:pPr>
        <w:pStyle w:val="af2"/>
      </w:pPr>
      <w:r>
        <w:t xml:space="preserve">                    {</w:t>
      </w:r>
    </w:p>
    <w:p w:rsidR="00617D64" w:rsidRDefault="00617D64" w:rsidP="00617D64">
      <w:pPr>
        <w:pStyle w:val="af2"/>
      </w:pPr>
      <w:r>
        <w:t xml:space="preserve">                        return false;</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else</w:t>
      </w:r>
    </w:p>
    <w:p w:rsidR="00617D64" w:rsidRDefault="00617D64" w:rsidP="00617D64">
      <w:pPr>
        <w:pStyle w:val="af2"/>
      </w:pPr>
      <w:r>
        <w:t xml:space="preserve">                {</w:t>
      </w:r>
    </w:p>
    <w:p w:rsidR="00617D64" w:rsidRDefault="00617D64" w:rsidP="00617D64">
      <w:pPr>
        <w:pStyle w:val="af2"/>
      </w:pPr>
      <w:r>
        <w:t xml:space="preserve">                    return false;</w:t>
      </w:r>
    </w:p>
    <w:p w:rsidR="00617D64" w:rsidRDefault="00617D64" w:rsidP="00617D64">
      <w:pPr>
        <w:pStyle w:val="af2"/>
      </w:pPr>
      <w:r>
        <w:t xml:space="preserve">                }</w:t>
      </w:r>
    </w:p>
    <w:p w:rsidR="00617D64" w:rsidRDefault="00617D64" w:rsidP="00617D64">
      <w:pPr>
        <w:pStyle w:val="af2"/>
      </w:pPr>
      <w:r>
        <w:t xml:space="preserve">                return true;</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private bool ShowNewDbForm()</w:t>
      </w:r>
    </w:p>
    <w:p w:rsidR="00617D64" w:rsidRDefault="00617D64" w:rsidP="00617D64">
      <w:pPr>
        <w:pStyle w:val="af2"/>
      </w:pPr>
      <w:r>
        <w:t xml:space="preserve">        {</w:t>
      </w:r>
    </w:p>
    <w:p w:rsidR="00617D64" w:rsidRDefault="00617D64" w:rsidP="00617D64">
      <w:pPr>
        <w:pStyle w:val="af2"/>
      </w:pPr>
      <w:r>
        <w:t xml:space="preserve">            using (NewDbForm newDbForm = new NewDbForm())</w:t>
      </w:r>
    </w:p>
    <w:p w:rsidR="00617D64" w:rsidRDefault="00617D64" w:rsidP="00617D64">
      <w:pPr>
        <w:pStyle w:val="af2"/>
      </w:pPr>
      <w:r>
        <w:t xml:space="preserve">            {</w:t>
      </w:r>
    </w:p>
    <w:p w:rsidR="00617D64" w:rsidRDefault="00617D64" w:rsidP="00617D64">
      <w:pPr>
        <w:pStyle w:val="af2"/>
      </w:pPr>
      <w:r>
        <w:t xml:space="preserve">                var dialogResult = newDbForm.ShowDialog();</w:t>
      </w:r>
    </w:p>
    <w:p w:rsidR="00617D64" w:rsidRDefault="00617D64" w:rsidP="00617D64">
      <w:pPr>
        <w:pStyle w:val="af2"/>
      </w:pPr>
      <w:r>
        <w:t xml:space="preserve">                if (dialogResult != DialogResult.OK)</w:t>
      </w:r>
    </w:p>
    <w:p w:rsidR="00617D64" w:rsidRDefault="00617D64" w:rsidP="00617D64">
      <w:pPr>
        <w:pStyle w:val="af2"/>
      </w:pPr>
      <w:r>
        <w:t xml:space="preserve">                {</w:t>
      </w:r>
    </w:p>
    <w:p w:rsidR="00617D64" w:rsidRDefault="00617D64" w:rsidP="00617D64">
      <w:pPr>
        <w:pStyle w:val="af2"/>
      </w:pPr>
      <w:r>
        <w:t xml:space="preserve">                    return false;</w:t>
      </w:r>
    </w:p>
    <w:p w:rsidR="00617D64" w:rsidRDefault="00617D64" w:rsidP="00617D64">
      <w:pPr>
        <w:pStyle w:val="af2"/>
      </w:pPr>
      <w:r>
        <w:t xml:space="preserve">                }</w:t>
      </w:r>
    </w:p>
    <w:p w:rsidR="00617D64" w:rsidRDefault="00617D64" w:rsidP="00617D64">
      <w:pPr>
        <w:pStyle w:val="af2"/>
      </w:pPr>
      <w:r>
        <w:t xml:space="preserve">                this.key = newDbForm.key;</w:t>
      </w:r>
    </w:p>
    <w:p w:rsidR="00617D64" w:rsidRDefault="00617D64" w:rsidP="00617D64">
      <w:pPr>
        <w:pStyle w:val="af2"/>
      </w:pPr>
      <w:r>
        <w:t xml:space="preserve">                config.lastDbName = newDbForm.dbName;</w:t>
      </w:r>
    </w:p>
    <w:p w:rsidR="00617D64" w:rsidRDefault="00617D64" w:rsidP="00617D64">
      <w:pPr>
        <w:pStyle w:val="af2"/>
      </w:pPr>
      <w:r>
        <w:t xml:space="preserve">                isNewDb = true;</w:t>
      </w:r>
    </w:p>
    <w:p w:rsidR="00617D64" w:rsidRDefault="00617D64" w:rsidP="00617D64">
      <w:pPr>
        <w:pStyle w:val="af2"/>
      </w:pPr>
      <w:r>
        <w:t xml:space="preserve">                return true;</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private void MainForm_Init()</w:t>
      </w:r>
    </w:p>
    <w:p w:rsidR="00617D64" w:rsidRDefault="00617D64" w:rsidP="00617D64">
      <w:pPr>
        <w:pStyle w:val="af2"/>
      </w:pPr>
      <w:r>
        <w:t xml:space="preserve">        {</w:t>
      </w:r>
    </w:p>
    <w:p w:rsidR="00617D64" w:rsidRDefault="00617D64" w:rsidP="00617D64">
      <w:pPr>
        <w:pStyle w:val="af2"/>
      </w:pPr>
      <w:r>
        <w:t xml:space="preserve">            tbSearch_init();</w:t>
      </w:r>
    </w:p>
    <w:p w:rsidR="00617D64" w:rsidRDefault="00617D64" w:rsidP="00617D64">
      <w:pPr>
        <w:pStyle w:val="af2"/>
      </w:pPr>
      <w:r>
        <w:t xml:space="preserve">            lwAccounts_init();</w:t>
      </w:r>
    </w:p>
    <w:p w:rsidR="00617D64" w:rsidRDefault="00617D64" w:rsidP="00617D64">
      <w:pPr>
        <w:pStyle w:val="af2"/>
      </w:pPr>
      <w:r>
        <w:t xml:space="preserve">            twGroups_init();</w:t>
      </w:r>
    </w:p>
    <w:p w:rsidR="00617D64" w:rsidRDefault="00617D64" w:rsidP="00617D64">
      <w:pPr>
        <w:pStyle w:val="af2"/>
      </w:pPr>
      <w:r>
        <w:t xml:space="preserve">        }</w:t>
      </w:r>
    </w:p>
    <w:p w:rsidR="00617D64" w:rsidRDefault="00617D64" w:rsidP="00617D64">
      <w:pPr>
        <w:pStyle w:val="af2"/>
      </w:pPr>
    </w:p>
    <w:p w:rsidR="00617D64" w:rsidRDefault="00617D64" w:rsidP="00617D64">
      <w:pPr>
        <w:pStyle w:val="af2"/>
      </w:pPr>
      <w:r>
        <w:t xml:space="preserve">        #region lwAccounts</w:t>
      </w:r>
    </w:p>
    <w:p w:rsidR="00617D64" w:rsidRDefault="00617D64" w:rsidP="00617D64">
      <w:pPr>
        <w:pStyle w:val="af2"/>
      </w:pPr>
      <w:r>
        <w:t xml:space="preserve">        private void lwAccounts_init()</w:t>
      </w:r>
    </w:p>
    <w:p w:rsidR="00617D64" w:rsidRDefault="00617D64" w:rsidP="00617D64">
      <w:pPr>
        <w:pStyle w:val="af2"/>
      </w:pPr>
      <w:r>
        <w:t xml:space="preserve">        {</w:t>
      </w:r>
    </w:p>
    <w:p w:rsidR="00617D64" w:rsidRDefault="00617D64" w:rsidP="00617D64">
      <w:pPr>
        <w:pStyle w:val="af2"/>
      </w:pPr>
      <w:r>
        <w:t xml:space="preserve">            listViewManager = new ListViewManager(lwAccounts, tslblAccountsCount);</w:t>
      </w:r>
    </w:p>
    <w:p w:rsidR="00617D64" w:rsidRDefault="00617D64" w:rsidP="00617D64">
      <w:pPr>
        <w:pStyle w:val="af2"/>
      </w:pPr>
      <w:r>
        <w:t xml:space="preserve">        }</w:t>
      </w:r>
    </w:p>
    <w:p w:rsidR="00617D64" w:rsidRDefault="00617D64" w:rsidP="00617D64">
      <w:pPr>
        <w:pStyle w:val="af2"/>
      </w:pPr>
    </w:p>
    <w:p w:rsidR="00617D64" w:rsidRDefault="00617D64" w:rsidP="00617D64">
      <w:pPr>
        <w:pStyle w:val="af2"/>
      </w:pPr>
      <w:r>
        <w:t xml:space="preserve">        ListViewManager listViewManager;</w:t>
      </w:r>
    </w:p>
    <w:p w:rsidR="00617D64" w:rsidRDefault="00617D64" w:rsidP="00617D64">
      <w:pPr>
        <w:pStyle w:val="af2"/>
      </w:pPr>
      <w:r>
        <w:t xml:space="preserve">        public class ListViewManager</w:t>
      </w:r>
    </w:p>
    <w:p w:rsidR="00617D64" w:rsidRDefault="00617D64" w:rsidP="00617D64">
      <w:pPr>
        <w:pStyle w:val="af2"/>
      </w:pPr>
      <w:r>
        <w:t xml:space="preserve">        {</w:t>
      </w:r>
    </w:p>
    <w:p w:rsidR="00617D64" w:rsidRDefault="00617D64" w:rsidP="00617D64">
      <w:pPr>
        <w:pStyle w:val="af2"/>
      </w:pPr>
      <w:r>
        <w:t xml:space="preserve">            private ListView _lwAccounts;</w:t>
      </w:r>
    </w:p>
    <w:p w:rsidR="00617D64" w:rsidRDefault="00617D64" w:rsidP="00617D64">
      <w:pPr>
        <w:pStyle w:val="af2"/>
      </w:pPr>
      <w:r>
        <w:lastRenderedPageBreak/>
        <w:t xml:space="preserve">            private GroupEntry _groupEntry;</w:t>
      </w:r>
    </w:p>
    <w:p w:rsidR="00617D64" w:rsidRDefault="00617D64" w:rsidP="00617D64">
      <w:pPr>
        <w:pStyle w:val="af2"/>
      </w:pPr>
      <w:r>
        <w:t xml:space="preserve">            private ToolStripLabel _lblAccountsCount;</w:t>
      </w:r>
    </w:p>
    <w:p w:rsidR="00617D64" w:rsidRDefault="00617D64" w:rsidP="00617D64">
      <w:pPr>
        <w:pStyle w:val="af2"/>
      </w:pPr>
      <w:r>
        <w:t xml:space="preserve">            public ListViewManager(ListView listView, ToolStripLabel lblAccountsCount)</w:t>
      </w:r>
    </w:p>
    <w:p w:rsidR="00617D64" w:rsidRDefault="00617D64" w:rsidP="00617D64">
      <w:pPr>
        <w:pStyle w:val="af2"/>
      </w:pPr>
      <w:r>
        <w:t xml:space="preserve">            {</w:t>
      </w:r>
    </w:p>
    <w:p w:rsidR="00617D64" w:rsidRDefault="00617D64" w:rsidP="00617D64">
      <w:pPr>
        <w:pStyle w:val="af2"/>
      </w:pPr>
      <w:r>
        <w:t xml:space="preserve">                this._lwAccounts = listView;</w:t>
      </w:r>
    </w:p>
    <w:p w:rsidR="00617D64" w:rsidRDefault="00617D64" w:rsidP="00617D64">
      <w:pPr>
        <w:pStyle w:val="af2"/>
      </w:pPr>
      <w:r>
        <w:t xml:space="preserve">                _lwAccounts.Columns.Add("Название", 150);</w:t>
      </w:r>
    </w:p>
    <w:p w:rsidR="00617D64" w:rsidRDefault="00617D64" w:rsidP="00617D64">
      <w:pPr>
        <w:pStyle w:val="af2"/>
      </w:pPr>
      <w:r>
        <w:t xml:space="preserve">                _lwAccounts.Columns.Add("Логин", 150);</w:t>
      </w:r>
    </w:p>
    <w:p w:rsidR="00617D64" w:rsidRDefault="00617D64" w:rsidP="00617D64">
      <w:pPr>
        <w:pStyle w:val="af2"/>
      </w:pPr>
      <w:r>
        <w:t xml:space="preserve">                _lwAccounts.Columns.Add("Пароль", 50);</w:t>
      </w:r>
    </w:p>
    <w:p w:rsidR="00617D64" w:rsidRDefault="00617D64" w:rsidP="00617D64">
      <w:pPr>
        <w:pStyle w:val="af2"/>
      </w:pPr>
      <w:r>
        <w:t xml:space="preserve">                _lwAccounts.View = View.Details;</w:t>
      </w:r>
    </w:p>
    <w:p w:rsidR="00617D64" w:rsidRDefault="00617D64" w:rsidP="00617D64">
      <w:pPr>
        <w:pStyle w:val="af2"/>
      </w:pPr>
      <w:r>
        <w:t xml:space="preserve">                _lwAccounts.Scrollable = true;</w:t>
      </w:r>
    </w:p>
    <w:p w:rsidR="00617D64" w:rsidRDefault="00617D64" w:rsidP="00617D64">
      <w:pPr>
        <w:pStyle w:val="af2"/>
      </w:pPr>
      <w:r>
        <w:t xml:space="preserve">                _lwAccounts.HeaderStyle = ColumnHeaderStyle.Clickable;</w:t>
      </w:r>
    </w:p>
    <w:p w:rsidR="00617D64" w:rsidRDefault="00617D64" w:rsidP="00617D64">
      <w:pPr>
        <w:pStyle w:val="af2"/>
      </w:pPr>
      <w:r>
        <w:t xml:space="preserve">                _lblAccountsCount = lblAccountsCount;</w:t>
      </w:r>
    </w:p>
    <w:p w:rsidR="00617D64" w:rsidRDefault="00617D64" w:rsidP="00617D64">
      <w:pPr>
        <w:pStyle w:val="af2"/>
      </w:pPr>
      <w:r>
        <w:t xml:space="preserve">            }</w:t>
      </w:r>
    </w:p>
    <w:p w:rsidR="00617D64" w:rsidRDefault="00617D64" w:rsidP="00617D64">
      <w:pPr>
        <w:pStyle w:val="af2"/>
      </w:pPr>
      <w:r>
        <w:t xml:space="preserve">            public void AddAccountEntry(AccountEntry account)</w:t>
      </w:r>
    </w:p>
    <w:p w:rsidR="00617D64" w:rsidRDefault="00617D64" w:rsidP="00617D64">
      <w:pPr>
        <w:pStyle w:val="af2"/>
      </w:pPr>
      <w:r>
        <w:t xml:space="preserve">            {</w:t>
      </w:r>
    </w:p>
    <w:p w:rsidR="00617D64" w:rsidRDefault="00617D64" w:rsidP="00617D64">
      <w:pPr>
        <w:pStyle w:val="af2"/>
      </w:pPr>
      <w:r>
        <w:t xml:space="preserve">                _groupEntry.addAccountEntry(account);</w:t>
      </w:r>
    </w:p>
    <w:p w:rsidR="00617D64" w:rsidRDefault="00617D64" w:rsidP="00617D64">
      <w:pPr>
        <w:pStyle w:val="af2"/>
      </w:pPr>
      <w:r>
        <w:t xml:space="preserve">                PopulateListView();</w:t>
      </w:r>
    </w:p>
    <w:p w:rsidR="00617D64" w:rsidRDefault="00617D64" w:rsidP="00617D64">
      <w:pPr>
        <w:pStyle w:val="af2"/>
      </w:pPr>
      <w:r>
        <w:t xml:space="preserve">            }</w:t>
      </w:r>
    </w:p>
    <w:p w:rsidR="00617D64" w:rsidRDefault="00617D64" w:rsidP="00617D64">
      <w:pPr>
        <w:pStyle w:val="af2"/>
      </w:pPr>
      <w:r>
        <w:t xml:space="preserve">            public void RemoveSelectedAccountEntry()</w:t>
      </w:r>
    </w:p>
    <w:p w:rsidR="00617D64" w:rsidRDefault="00617D64" w:rsidP="00617D64">
      <w:pPr>
        <w:pStyle w:val="af2"/>
      </w:pPr>
      <w:r>
        <w:t xml:space="preserve">            {</w:t>
      </w:r>
    </w:p>
    <w:p w:rsidR="00617D64" w:rsidRDefault="00617D64" w:rsidP="00617D64">
      <w:pPr>
        <w:pStyle w:val="af2"/>
      </w:pPr>
      <w:r>
        <w:t xml:space="preserve">                if (_lwAccounts.SelectedItems.Count != 0)</w:t>
      </w:r>
    </w:p>
    <w:p w:rsidR="00617D64" w:rsidRDefault="00617D64" w:rsidP="00617D64">
      <w:pPr>
        <w:pStyle w:val="af2"/>
      </w:pPr>
      <w:r>
        <w:t xml:space="preserve">                {</w:t>
      </w:r>
    </w:p>
    <w:p w:rsidR="00617D64" w:rsidRDefault="00617D64" w:rsidP="00617D64">
      <w:pPr>
        <w:pStyle w:val="af2"/>
      </w:pPr>
    </w:p>
    <w:p w:rsidR="00617D64" w:rsidRDefault="00617D64" w:rsidP="00617D64">
      <w:pPr>
        <w:pStyle w:val="af2"/>
      </w:pPr>
      <w:r>
        <w:t xml:space="preserve">                    var accountEntry = _lwAccounts.SelectedItems[0].Tag as AccountEntry;</w:t>
      </w:r>
    </w:p>
    <w:p w:rsidR="00617D64" w:rsidRDefault="00617D64" w:rsidP="00617D64">
      <w:pPr>
        <w:pStyle w:val="af2"/>
      </w:pPr>
      <w:r>
        <w:t xml:space="preserve">                    _groupEntry.removeAccountEntry(accountEntry);</w:t>
      </w:r>
    </w:p>
    <w:p w:rsidR="00617D64" w:rsidRDefault="00617D64" w:rsidP="00617D64">
      <w:pPr>
        <w:pStyle w:val="af2"/>
      </w:pPr>
      <w:r>
        <w:t xml:space="preserve">                }</w:t>
      </w:r>
    </w:p>
    <w:p w:rsidR="00617D64" w:rsidRDefault="00617D64" w:rsidP="00617D64">
      <w:pPr>
        <w:pStyle w:val="af2"/>
      </w:pPr>
      <w:r>
        <w:t xml:space="preserve">                PopulateListView();</w:t>
      </w:r>
    </w:p>
    <w:p w:rsidR="00617D64" w:rsidRDefault="00617D64" w:rsidP="00617D64">
      <w:pPr>
        <w:pStyle w:val="af2"/>
      </w:pPr>
      <w:r>
        <w:t xml:space="preserve">            }</w:t>
      </w:r>
    </w:p>
    <w:p w:rsidR="00617D64" w:rsidRDefault="00617D64" w:rsidP="00617D64">
      <w:pPr>
        <w:pStyle w:val="af2"/>
      </w:pPr>
      <w:r>
        <w:t xml:space="preserve">            public void setNewGroup(GroupEntry group)</w:t>
      </w:r>
    </w:p>
    <w:p w:rsidR="00617D64" w:rsidRDefault="00617D64" w:rsidP="00617D64">
      <w:pPr>
        <w:pStyle w:val="af2"/>
      </w:pPr>
      <w:r>
        <w:t xml:space="preserve">            {</w:t>
      </w:r>
    </w:p>
    <w:p w:rsidR="00617D64" w:rsidRDefault="00617D64" w:rsidP="00617D64">
      <w:pPr>
        <w:pStyle w:val="af2"/>
      </w:pPr>
      <w:r>
        <w:t xml:space="preserve">                this._groupEntry = group;</w:t>
      </w:r>
    </w:p>
    <w:p w:rsidR="00617D64" w:rsidRDefault="00617D64" w:rsidP="00617D64">
      <w:pPr>
        <w:pStyle w:val="af2"/>
      </w:pPr>
      <w:r>
        <w:t xml:space="preserve">                PopulateListView();</w:t>
      </w:r>
    </w:p>
    <w:p w:rsidR="00617D64" w:rsidRDefault="00617D64" w:rsidP="00617D64">
      <w:pPr>
        <w:pStyle w:val="af2"/>
      </w:pPr>
      <w:r>
        <w:t xml:space="preserve">            }</w:t>
      </w:r>
    </w:p>
    <w:p w:rsidR="00617D64" w:rsidRDefault="00617D64" w:rsidP="00617D64">
      <w:pPr>
        <w:pStyle w:val="af2"/>
      </w:pPr>
      <w:r>
        <w:t xml:space="preserve">            public void PopulateListView()</w:t>
      </w:r>
    </w:p>
    <w:p w:rsidR="00617D64" w:rsidRDefault="00617D64" w:rsidP="00617D64">
      <w:pPr>
        <w:pStyle w:val="af2"/>
      </w:pPr>
      <w:r>
        <w:t xml:space="preserve">            {</w:t>
      </w:r>
    </w:p>
    <w:p w:rsidR="00617D64" w:rsidRDefault="00617D64" w:rsidP="00617D64">
      <w:pPr>
        <w:pStyle w:val="af2"/>
      </w:pPr>
      <w:r>
        <w:t xml:space="preserve">                List&lt;AccountEntry&gt; accountEntries = _groupEntry.GetAccountEntries();</w:t>
      </w:r>
    </w:p>
    <w:p w:rsidR="00617D64" w:rsidRPr="00617D64" w:rsidRDefault="00617D64" w:rsidP="00617D64">
      <w:pPr>
        <w:pStyle w:val="af2"/>
        <w:rPr>
          <w:lang w:val="ru-RU"/>
        </w:rPr>
      </w:pPr>
      <w:r>
        <w:t xml:space="preserve">                </w:t>
      </w:r>
      <w:r w:rsidRPr="00617D64">
        <w:rPr>
          <w:lang w:val="ru-RU"/>
        </w:rPr>
        <w:t xml:space="preserve">// Очистка </w:t>
      </w:r>
      <w:r>
        <w:t>ListView</w:t>
      </w:r>
      <w:r w:rsidRPr="00617D64">
        <w:rPr>
          <w:lang w:val="ru-RU"/>
        </w:rPr>
        <w:t xml:space="preserve"> перед добавлением новых данных</w:t>
      </w:r>
    </w:p>
    <w:p w:rsidR="00617D64" w:rsidRDefault="00617D64" w:rsidP="00617D64">
      <w:pPr>
        <w:pStyle w:val="af2"/>
      </w:pPr>
      <w:r w:rsidRPr="00617D64">
        <w:rPr>
          <w:lang w:val="ru-RU"/>
        </w:rPr>
        <w:t xml:space="preserve">                </w:t>
      </w:r>
      <w:r>
        <w:t>_lwAccounts.Items.Clear();</w:t>
      </w:r>
    </w:p>
    <w:p w:rsidR="00617D64" w:rsidRDefault="00617D64" w:rsidP="00617D64">
      <w:pPr>
        <w:pStyle w:val="af2"/>
      </w:pPr>
    </w:p>
    <w:p w:rsidR="00617D64" w:rsidRDefault="00617D64" w:rsidP="00617D64">
      <w:pPr>
        <w:pStyle w:val="af2"/>
      </w:pPr>
      <w:r>
        <w:t xml:space="preserve">                if (accountEntries == null)</w:t>
      </w:r>
    </w:p>
    <w:p w:rsidR="00617D64" w:rsidRPr="00617D64" w:rsidRDefault="00617D64" w:rsidP="00617D64">
      <w:pPr>
        <w:pStyle w:val="af2"/>
        <w:rPr>
          <w:lang w:val="ru-RU"/>
        </w:rPr>
      </w:pPr>
      <w:r>
        <w:t xml:space="preserve">                </w:t>
      </w:r>
      <w:r w:rsidRPr="00617D64">
        <w:rPr>
          <w:lang w:val="ru-RU"/>
        </w:rPr>
        <w:t>{</w:t>
      </w:r>
    </w:p>
    <w:p w:rsidR="00617D64" w:rsidRPr="00617D64" w:rsidRDefault="00617D64" w:rsidP="00617D64">
      <w:pPr>
        <w:pStyle w:val="af2"/>
        <w:rPr>
          <w:lang w:val="ru-RU"/>
        </w:rPr>
      </w:pPr>
      <w:r w:rsidRPr="00617D64">
        <w:rPr>
          <w:lang w:val="ru-RU"/>
        </w:rPr>
        <w:t xml:space="preserve">                    // Добавление сообщения о пустом списке в </w:t>
      </w:r>
      <w:r>
        <w:t>ListView</w:t>
      </w:r>
    </w:p>
    <w:p w:rsidR="00617D64" w:rsidRDefault="00617D64" w:rsidP="00617D64">
      <w:pPr>
        <w:pStyle w:val="af2"/>
      </w:pPr>
      <w:r w:rsidRPr="00617D64">
        <w:rPr>
          <w:lang w:val="ru-RU"/>
        </w:rPr>
        <w:t xml:space="preserve">                    </w:t>
      </w:r>
      <w:r>
        <w:t>ListViewItem emptyItem = new ListViewItem("Записей не найдено");</w:t>
      </w:r>
    </w:p>
    <w:p w:rsidR="00617D64" w:rsidRDefault="00617D64" w:rsidP="00617D64">
      <w:pPr>
        <w:pStyle w:val="af2"/>
      </w:pPr>
      <w:r>
        <w:t xml:space="preserve">                    _lwAccounts.Items.Add(emptyItem);</w:t>
      </w:r>
    </w:p>
    <w:p w:rsidR="00617D64" w:rsidRDefault="00617D64" w:rsidP="00617D64">
      <w:pPr>
        <w:pStyle w:val="af2"/>
      </w:pPr>
      <w:r>
        <w:lastRenderedPageBreak/>
        <w:t xml:space="preserve">                    _lblAccountsCount.Text = "0 aккаунт(ов)";</w:t>
      </w:r>
    </w:p>
    <w:p w:rsidR="00617D64" w:rsidRPr="00617D64" w:rsidRDefault="00617D64" w:rsidP="00617D64">
      <w:pPr>
        <w:pStyle w:val="af2"/>
        <w:rPr>
          <w:lang w:val="ru-RU"/>
        </w:rPr>
      </w:pPr>
      <w:r>
        <w:t xml:space="preserve">                    return</w:t>
      </w:r>
      <w:r w:rsidRPr="00617D64">
        <w:rPr>
          <w:lang w:val="ru-RU"/>
        </w:rPr>
        <w:t>;</w:t>
      </w:r>
    </w:p>
    <w:p w:rsidR="00617D64" w:rsidRPr="00617D64" w:rsidRDefault="00617D64" w:rsidP="00617D64">
      <w:pPr>
        <w:pStyle w:val="af2"/>
        <w:rPr>
          <w:lang w:val="ru-RU"/>
        </w:rPr>
      </w:pPr>
      <w:r w:rsidRPr="00617D64">
        <w:rPr>
          <w:lang w:val="ru-RU"/>
        </w:rPr>
        <w:t xml:space="preserve">                }</w:t>
      </w:r>
    </w:p>
    <w:p w:rsidR="00617D64" w:rsidRPr="00617D64" w:rsidRDefault="00617D64" w:rsidP="00617D64">
      <w:pPr>
        <w:pStyle w:val="af2"/>
        <w:rPr>
          <w:lang w:val="ru-RU"/>
        </w:rPr>
      </w:pPr>
      <w:r w:rsidRPr="00617D64">
        <w:rPr>
          <w:lang w:val="ru-RU"/>
        </w:rPr>
        <w:t xml:space="preserve">                // Проход по списку </w:t>
      </w:r>
      <w:r>
        <w:t>AccountEntry</w:t>
      </w:r>
      <w:r w:rsidRPr="00617D64">
        <w:rPr>
          <w:lang w:val="ru-RU"/>
        </w:rPr>
        <w:t xml:space="preserve"> и добавление данных в </w:t>
      </w:r>
      <w:r>
        <w:t>ListView</w:t>
      </w:r>
    </w:p>
    <w:p w:rsidR="00617D64" w:rsidRDefault="00617D64" w:rsidP="00617D64">
      <w:pPr>
        <w:pStyle w:val="af2"/>
      </w:pPr>
      <w:r w:rsidRPr="00617D64">
        <w:rPr>
          <w:lang w:val="ru-RU"/>
        </w:rPr>
        <w:t xml:space="preserve">                </w:t>
      </w:r>
      <w:r>
        <w:t>foreach (AccountEntry entry in accountEntries)</w:t>
      </w:r>
    </w:p>
    <w:p w:rsidR="00617D64" w:rsidRDefault="00617D64" w:rsidP="00617D64">
      <w:pPr>
        <w:pStyle w:val="af2"/>
      </w:pPr>
      <w:r>
        <w:t xml:space="preserve">                {</w:t>
      </w:r>
    </w:p>
    <w:p w:rsidR="00617D64" w:rsidRDefault="00617D64" w:rsidP="00617D64">
      <w:pPr>
        <w:pStyle w:val="af2"/>
      </w:pPr>
      <w:r>
        <w:t xml:space="preserve">                    // Создание новой строки для ListView</w:t>
      </w:r>
    </w:p>
    <w:p w:rsidR="00617D64" w:rsidRDefault="00617D64" w:rsidP="00617D64">
      <w:pPr>
        <w:pStyle w:val="af2"/>
      </w:pPr>
      <w:r>
        <w:t xml:space="preserve">                    ListViewItem item = new ListViewItem(entry.accountName);</w:t>
      </w:r>
    </w:p>
    <w:p w:rsidR="00617D64" w:rsidRDefault="00617D64" w:rsidP="00617D64">
      <w:pPr>
        <w:pStyle w:val="af2"/>
      </w:pPr>
    </w:p>
    <w:p w:rsidR="00617D64" w:rsidRPr="00617D64" w:rsidRDefault="00617D64" w:rsidP="00617D64">
      <w:pPr>
        <w:pStyle w:val="af2"/>
        <w:rPr>
          <w:lang w:val="ru-RU"/>
        </w:rPr>
      </w:pPr>
      <w:r>
        <w:t xml:space="preserve">                    </w:t>
      </w:r>
      <w:r w:rsidRPr="00617D64">
        <w:rPr>
          <w:lang w:val="ru-RU"/>
        </w:rPr>
        <w:t>// Добавление логина во вторую колонку</w:t>
      </w:r>
    </w:p>
    <w:p w:rsidR="00617D64" w:rsidRPr="004F4663" w:rsidRDefault="00617D64" w:rsidP="00617D64">
      <w:pPr>
        <w:pStyle w:val="af2"/>
        <w:rPr>
          <w:lang w:val="ru-RU"/>
        </w:rPr>
      </w:pPr>
      <w:r w:rsidRPr="00617D64">
        <w:rPr>
          <w:lang w:val="ru-RU"/>
        </w:rPr>
        <w:t xml:space="preserve">                    </w:t>
      </w:r>
      <w:r>
        <w:t>item</w:t>
      </w:r>
      <w:r w:rsidRPr="004F4663">
        <w:rPr>
          <w:lang w:val="ru-RU"/>
        </w:rPr>
        <w:t>.</w:t>
      </w:r>
      <w:r>
        <w:t>SubItems</w:t>
      </w:r>
      <w:r w:rsidRPr="004F4663">
        <w:rPr>
          <w:lang w:val="ru-RU"/>
        </w:rPr>
        <w:t>.</w:t>
      </w:r>
      <w:r>
        <w:t>Add</w:t>
      </w:r>
      <w:r w:rsidRPr="004F4663">
        <w:rPr>
          <w:lang w:val="ru-RU"/>
        </w:rPr>
        <w:t>(</w:t>
      </w:r>
      <w:r>
        <w:t>entry</w:t>
      </w:r>
      <w:r w:rsidRPr="004F4663">
        <w:rPr>
          <w:lang w:val="ru-RU"/>
        </w:rPr>
        <w:t>.</w:t>
      </w:r>
      <w:r>
        <w:t>login</w:t>
      </w:r>
      <w:r w:rsidRPr="004F4663">
        <w:rPr>
          <w:lang w:val="ru-RU"/>
        </w:rPr>
        <w:t>);</w:t>
      </w:r>
    </w:p>
    <w:p w:rsidR="00617D64" w:rsidRPr="004F4663" w:rsidRDefault="00617D64" w:rsidP="00617D64">
      <w:pPr>
        <w:pStyle w:val="af2"/>
        <w:rPr>
          <w:lang w:val="ru-RU"/>
        </w:rPr>
      </w:pPr>
    </w:p>
    <w:p w:rsidR="00617D64" w:rsidRPr="00617D64" w:rsidRDefault="00617D64" w:rsidP="00617D64">
      <w:pPr>
        <w:pStyle w:val="af2"/>
        <w:rPr>
          <w:lang w:val="ru-RU"/>
        </w:rPr>
      </w:pPr>
      <w:r w:rsidRPr="004F4663">
        <w:rPr>
          <w:lang w:val="ru-RU"/>
        </w:rPr>
        <w:t xml:space="preserve">                    </w:t>
      </w:r>
      <w:r w:rsidRPr="00617D64">
        <w:rPr>
          <w:lang w:val="ru-RU"/>
        </w:rPr>
        <w:t>// Добавление пароля в третью колонку</w:t>
      </w:r>
    </w:p>
    <w:p w:rsidR="00617D64" w:rsidRPr="00617D64" w:rsidRDefault="00617D64" w:rsidP="00617D64">
      <w:pPr>
        <w:pStyle w:val="af2"/>
        <w:rPr>
          <w:lang w:val="ru-RU"/>
        </w:rPr>
      </w:pPr>
      <w:r w:rsidRPr="00617D64">
        <w:rPr>
          <w:lang w:val="ru-RU"/>
        </w:rPr>
        <w:t xml:space="preserve">                    </w:t>
      </w:r>
      <w:r>
        <w:t>item</w:t>
      </w:r>
      <w:r w:rsidRPr="00617D64">
        <w:rPr>
          <w:lang w:val="ru-RU"/>
        </w:rPr>
        <w:t>.</w:t>
      </w:r>
      <w:r>
        <w:t>SubItems</w:t>
      </w:r>
      <w:r w:rsidRPr="00617D64">
        <w:rPr>
          <w:lang w:val="ru-RU"/>
        </w:rPr>
        <w:t>.</w:t>
      </w:r>
      <w:r>
        <w:t>Add</w:t>
      </w:r>
      <w:r w:rsidRPr="00617D64">
        <w:rPr>
          <w:lang w:val="ru-RU"/>
        </w:rPr>
        <w:t>("********");</w:t>
      </w:r>
    </w:p>
    <w:p w:rsidR="00617D64" w:rsidRPr="00617D64" w:rsidRDefault="00617D64" w:rsidP="00617D64">
      <w:pPr>
        <w:pStyle w:val="af2"/>
        <w:rPr>
          <w:lang w:val="ru-RU"/>
        </w:rPr>
      </w:pPr>
    </w:p>
    <w:p w:rsidR="00617D64" w:rsidRPr="00617D64" w:rsidRDefault="00617D64" w:rsidP="00617D64">
      <w:pPr>
        <w:pStyle w:val="af2"/>
        <w:rPr>
          <w:lang w:val="ru-RU"/>
        </w:rPr>
      </w:pPr>
      <w:r w:rsidRPr="00617D64">
        <w:rPr>
          <w:lang w:val="ru-RU"/>
        </w:rPr>
        <w:t xml:space="preserve">                    // Установка </w:t>
      </w:r>
      <w:r>
        <w:t>Tag</w:t>
      </w:r>
      <w:r w:rsidRPr="00617D64">
        <w:rPr>
          <w:lang w:val="ru-RU"/>
        </w:rPr>
        <w:t xml:space="preserve"> в качестве ссылки на соответствующий объект </w:t>
      </w:r>
      <w:r>
        <w:t>AccountEntry</w:t>
      </w:r>
    </w:p>
    <w:p w:rsidR="00617D64" w:rsidRPr="00617D64" w:rsidRDefault="00617D64" w:rsidP="00617D64">
      <w:pPr>
        <w:pStyle w:val="af2"/>
        <w:rPr>
          <w:lang w:val="ru-RU"/>
        </w:rPr>
      </w:pPr>
      <w:r w:rsidRPr="00617D64">
        <w:rPr>
          <w:lang w:val="ru-RU"/>
        </w:rPr>
        <w:t xml:space="preserve">                    </w:t>
      </w:r>
      <w:r>
        <w:t>item</w:t>
      </w:r>
      <w:r w:rsidRPr="00617D64">
        <w:rPr>
          <w:lang w:val="ru-RU"/>
        </w:rPr>
        <w:t>.</w:t>
      </w:r>
      <w:r>
        <w:t>Tag</w:t>
      </w:r>
      <w:r w:rsidRPr="00617D64">
        <w:rPr>
          <w:lang w:val="ru-RU"/>
        </w:rPr>
        <w:t xml:space="preserve"> = </w:t>
      </w:r>
      <w:r>
        <w:t>entry</w:t>
      </w:r>
      <w:r w:rsidRPr="00617D64">
        <w:rPr>
          <w:lang w:val="ru-RU"/>
        </w:rPr>
        <w:t>;</w:t>
      </w:r>
    </w:p>
    <w:p w:rsidR="00617D64" w:rsidRPr="00617D64" w:rsidRDefault="00617D64" w:rsidP="00617D64">
      <w:pPr>
        <w:pStyle w:val="af2"/>
        <w:rPr>
          <w:lang w:val="ru-RU"/>
        </w:rPr>
      </w:pPr>
    </w:p>
    <w:p w:rsidR="00617D64" w:rsidRPr="00617D64" w:rsidRDefault="00617D64" w:rsidP="00617D64">
      <w:pPr>
        <w:pStyle w:val="af2"/>
        <w:rPr>
          <w:lang w:val="ru-RU"/>
        </w:rPr>
      </w:pPr>
      <w:r w:rsidRPr="00617D64">
        <w:rPr>
          <w:lang w:val="ru-RU"/>
        </w:rPr>
        <w:t xml:space="preserve">                    // Добавление строки в </w:t>
      </w:r>
      <w:r>
        <w:t>ListView</w:t>
      </w:r>
    </w:p>
    <w:p w:rsidR="00617D64" w:rsidRPr="00617D64" w:rsidRDefault="00617D64" w:rsidP="00617D64">
      <w:pPr>
        <w:pStyle w:val="af2"/>
        <w:rPr>
          <w:lang w:val="ru-RU"/>
        </w:rPr>
      </w:pPr>
      <w:r w:rsidRPr="00617D64">
        <w:rPr>
          <w:lang w:val="ru-RU"/>
        </w:rPr>
        <w:t xml:space="preserve">                    _</w:t>
      </w:r>
      <w:r>
        <w:t>lwAccounts</w:t>
      </w:r>
      <w:r w:rsidRPr="00617D64">
        <w:rPr>
          <w:lang w:val="ru-RU"/>
        </w:rPr>
        <w:t>.</w:t>
      </w:r>
      <w:r>
        <w:t>Items</w:t>
      </w:r>
      <w:r w:rsidRPr="00617D64">
        <w:rPr>
          <w:lang w:val="ru-RU"/>
        </w:rPr>
        <w:t>.</w:t>
      </w:r>
      <w:r>
        <w:t>Add</w:t>
      </w:r>
      <w:r w:rsidRPr="00617D64">
        <w:rPr>
          <w:lang w:val="ru-RU"/>
        </w:rPr>
        <w:t>(</w:t>
      </w:r>
      <w:r>
        <w:t>item</w:t>
      </w:r>
      <w:r w:rsidRPr="00617D64">
        <w:rPr>
          <w:lang w:val="ru-RU"/>
        </w:rPr>
        <w:t>);</w:t>
      </w:r>
    </w:p>
    <w:p w:rsidR="00617D64" w:rsidRPr="00617D64" w:rsidRDefault="00617D64" w:rsidP="00617D64">
      <w:pPr>
        <w:pStyle w:val="af2"/>
        <w:rPr>
          <w:lang w:val="ru-RU"/>
        </w:rPr>
      </w:pPr>
      <w:r w:rsidRPr="00617D64">
        <w:rPr>
          <w:lang w:val="ru-RU"/>
        </w:rPr>
        <w:t xml:space="preserve">                }</w:t>
      </w:r>
    </w:p>
    <w:p w:rsidR="00617D64" w:rsidRPr="00617D64" w:rsidRDefault="00617D64" w:rsidP="00617D64">
      <w:pPr>
        <w:pStyle w:val="af2"/>
        <w:rPr>
          <w:lang w:val="ru-RU"/>
        </w:rPr>
      </w:pPr>
      <w:r w:rsidRPr="00617D64">
        <w:rPr>
          <w:lang w:val="ru-RU"/>
        </w:rPr>
        <w:t xml:space="preserve">                _</w:t>
      </w:r>
      <w:r>
        <w:t>lblAccountsCount</w:t>
      </w:r>
      <w:r w:rsidRPr="00617D64">
        <w:rPr>
          <w:lang w:val="ru-RU"/>
        </w:rPr>
        <w:t>.</w:t>
      </w:r>
      <w:r>
        <w:t>Text</w:t>
      </w:r>
      <w:r w:rsidRPr="00617D64">
        <w:rPr>
          <w:lang w:val="ru-RU"/>
        </w:rPr>
        <w:t xml:space="preserve"> = _</w:t>
      </w:r>
      <w:r>
        <w:t>lwAccounts</w:t>
      </w:r>
      <w:r w:rsidRPr="00617D64">
        <w:rPr>
          <w:lang w:val="ru-RU"/>
        </w:rPr>
        <w:t>.</w:t>
      </w:r>
      <w:r>
        <w:t>Items</w:t>
      </w:r>
      <w:r w:rsidRPr="00617D64">
        <w:rPr>
          <w:lang w:val="ru-RU"/>
        </w:rPr>
        <w:t>.</w:t>
      </w:r>
      <w:r>
        <w:t>Count</w:t>
      </w:r>
      <w:r w:rsidRPr="00617D64">
        <w:rPr>
          <w:lang w:val="ru-RU"/>
        </w:rPr>
        <w:t>.</w:t>
      </w:r>
      <w:r>
        <w:t>ToString</w:t>
      </w:r>
      <w:r w:rsidRPr="00617D64">
        <w:rPr>
          <w:lang w:val="ru-RU"/>
        </w:rPr>
        <w:t xml:space="preserve">() + " </w:t>
      </w:r>
      <w:r>
        <w:t>a</w:t>
      </w:r>
      <w:r w:rsidRPr="00617D64">
        <w:rPr>
          <w:lang w:val="ru-RU"/>
        </w:rPr>
        <w:t>ккаунт(ов)";</w:t>
      </w:r>
    </w:p>
    <w:p w:rsidR="00617D64" w:rsidRDefault="00617D64" w:rsidP="00617D64">
      <w:pPr>
        <w:pStyle w:val="af2"/>
      </w:pPr>
      <w:r w:rsidRPr="00617D64">
        <w:rPr>
          <w:lang w:val="ru-RU"/>
        </w:rPr>
        <w:t xml:space="preserve">            </w:t>
      </w:r>
      <w:r>
        <w:t>}</w:t>
      </w:r>
    </w:p>
    <w:p w:rsidR="00617D64" w:rsidRDefault="00617D64" w:rsidP="00617D64">
      <w:pPr>
        <w:pStyle w:val="af2"/>
      </w:pPr>
      <w:r>
        <w:t xml:space="preserve">            public void ModifySelectedAccountEntry(AccountEntry newEntry) </w:t>
      </w:r>
    </w:p>
    <w:p w:rsidR="00617D64" w:rsidRDefault="00617D64" w:rsidP="00617D64">
      <w:pPr>
        <w:pStyle w:val="af2"/>
      </w:pPr>
      <w:r>
        <w:t xml:space="preserve">            {</w:t>
      </w:r>
    </w:p>
    <w:p w:rsidR="00617D64" w:rsidRDefault="00617D64" w:rsidP="00617D64">
      <w:pPr>
        <w:pStyle w:val="af2"/>
      </w:pPr>
      <w:r>
        <w:t xml:space="preserve">                if (_lwAccounts.SelectedItems.Count != 0)</w:t>
      </w:r>
    </w:p>
    <w:p w:rsidR="00617D64" w:rsidRDefault="00617D64" w:rsidP="00617D64">
      <w:pPr>
        <w:pStyle w:val="af2"/>
      </w:pPr>
      <w:r>
        <w:t xml:space="preserve">                {</w:t>
      </w:r>
    </w:p>
    <w:p w:rsidR="00617D64" w:rsidRDefault="00617D64" w:rsidP="00617D64">
      <w:pPr>
        <w:pStyle w:val="af2"/>
      </w:pPr>
      <w:r>
        <w:t xml:space="preserve">                    var oldEntry = _lwAccounts.SelectedItems[0].Tag as AccountEntry;</w:t>
      </w:r>
    </w:p>
    <w:p w:rsidR="00617D64" w:rsidRDefault="00617D64" w:rsidP="00617D64">
      <w:pPr>
        <w:pStyle w:val="af2"/>
      </w:pPr>
      <w:r>
        <w:t xml:space="preserve">                    _groupEntry.modifyAccountEntry(oldEntry, newEntry);</w:t>
      </w:r>
    </w:p>
    <w:p w:rsidR="00617D64" w:rsidRDefault="00617D64" w:rsidP="00617D64">
      <w:pPr>
        <w:pStyle w:val="af2"/>
      </w:pPr>
      <w:r>
        <w:t xml:space="preserve">                }</w:t>
      </w:r>
    </w:p>
    <w:p w:rsidR="00617D64" w:rsidRDefault="00617D64" w:rsidP="00617D64">
      <w:pPr>
        <w:pStyle w:val="af2"/>
      </w:pPr>
      <w:r>
        <w:t xml:space="preserve">                PopulateListView();</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p>
    <w:p w:rsidR="00617D64" w:rsidRDefault="00617D64" w:rsidP="00617D64">
      <w:pPr>
        <w:pStyle w:val="af2"/>
      </w:pPr>
      <w:r>
        <w:t xml:space="preserve">        private void btnDeleteAccount_Click(object sender, EventArgs e)</w:t>
      </w:r>
    </w:p>
    <w:p w:rsidR="00617D64" w:rsidRDefault="00617D64" w:rsidP="00617D64">
      <w:pPr>
        <w:pStyle w:val="af2"/>
      </w:pPr>
      <w:r>
        <w:t xml:space="preserve">        {</w:t>
      </w:r>
    </w:p>
    <w:p w:rsidR="00617D64" w:rsidRDefault="00617D64" w:rsidP="00617D64">
      <w:pPr>
        <w:pStyle w:val="af2"/>
      </w:pPr>
      <w:r>
        <w:t xml:space="preserve">            listViewManager.RemoveSelectedAccountEntry();</w:t>
      </w:r>
    </w:p>
    <w:p w:rsidR="00617D64" w:rsidRDefault="00617D64" w:rsidP="00617D64">
      <w:pPr>
        <w:pStyle w:val="af2"/>
      </w:pPr>
      <w:r>
        <w:t xml:space="preserve">        }</w:t>
      </w:r>
    </w:p>
    <w:p w:rsidR="00617D64" w:rsidRDefault="00617D64" w:rsidP="00617D64">
      <w:pPr>
        <w:pStyle w:val="af2"/>
      </w:pPr>
      <w:r>
        <w:t xml:space="preserve">        private void btnAdd_Click(object sender, EventArgs e)</w:t>
      </w:r>
    </w:p>
    <w:p w:rsidR="00617D64" w:rsidRDefault="00617D64" w:rsidP="00617D64">
      <w:pPr>
        <w:pStyle w:val="af2"/>
      </w:pPr>
      <w:r>
        <w:t xml:space="preserve">        {</w:t>
      </w:r>
    </w:p>
    <w:p w:rsidR="00617D64" w:rsidRDefault="00617D64" w:rsidP="00617D64">
      <w:pPr>
        <w:pStyle w:val="af2"/>
      </w:pPr>
      <w:r>
        <w:t xml:space="preserve">            using (AddAccountForm addAccountForm = new AddAccountForm(key))</w:t>
      </w:r>
    </w:p>
    <w:p w:rsidR="00617D64" w:rsidRDefault="00617D64" w:rsidP="00617D64">
      <w:pPr>
        <w:pStyle w:val="af2"/>
      </w:pPr>
      <w:r>
        <w:lastRenderedPageBreak/>
        <w:t xml:space="preserve">            {</w:t>
      </w:r>
    </w:p>
    <w:p w:rsidR="00617D64" w:rsidRDefault="00617D64" w:rsidP="00617D64">
      <w:pPr>
        <w:pStyle w:val="af2"/>
      </w:pPr>
      <w:r>
        <w:t xml:space="preserve">                if (addAccountForm.ShowDialog() == DialogResult.OK)</w:t>
      </w:r>
    </w:p>
    <w:p w:rsidR="00617D64" w:rsidRDefault="00617D64" w:rsidP="00617D64">
      <w:pPr>
        <w:pStyle w:val="af2"/>
      </w:pPr>
      <w:r>
        <w:t xml:space="preserve">                {</w:t>
      </w:r>
    </w:p>
    <w:p w:rsidR="00617D64" w:rsidRDefault="00617D64" w:rsidP="00617D64">
      <w:pPr>
        <w:pStyle w:val="af2"/>
      </w:pPr>
      <w:r>
        <w:t xml:space="preserve">                    listViewManager.AddAccountEntry(addAccountForm.account);</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#endregion</w:t>
      </w:r>
    </w:p>
    <w:p w:rsidR="00617D64" w:rsidRDefault="00617D64" w:rsidP="00617D64">
      <w:pPr>
        <w:pStyle w:val="af2"/>
      </w:pPr>
    </w:p>
    <w:p w:rsidR="00617D64" w:rsidRDefault="00617D64" w:rsidP="00617D64">
      <w:pPr>
        <w:pStyle w:val="af2"/>
      </w:pPr>
      <w:r>
        <w:t xml:space="preserve">        #region tbSearch</w:t>
      </w:r>
    </w:p>
    <w:p w:rsidR="00617D64" w:rsidRDefault="00617D64" w:rsidP="00617D64">
      <w:pPr>
        <w:pStyle w:val="af2"/>
      </w:pPr>
    </w:p>
    <w:p w:rsidR="00617D64" w:rsidRDefault="00617D64" w:rsidP="00617D64">
      <w:pPr>
        <w:pStyle w:val="af2"/>
      </w:pPr>
      <w:r>
        <w:t xml:space="preserve">        const string DEFUALT_SEARCH_TEXT = "Поиск...";</w:t>
      </w:r>
    </w:p>
    <w:p w:rsidR="00617D64" w:rsidRDefault="00617D64" w:rsidP="00617D64">
      <w:pPr>
        <w:pStyle w:val="af2"/>
      </w:pPr>
      <w:r>
        <w:t xml:space="preserve">        private void tbSearch_init()</w:t>
      </w:r>
    </w:p>
    <w:p w:rsidR="00617D64" w:rsidRDefault="00617D64" w:rsidP="00617D64">
      <w:pPr>
        <w:pStyle w:val="af2"/>
      </w:pPr>
      <w:r>
        <w:t xml:space="preserve">        {</w:t>
      </w:r>
    </w:p>
    <w:p w:rsidR="00617D64" w:rsidRDefault="00617D64" w:rsidP="00617D64">
      <w:pPr>
        <w:pStyle w:val="af2"/>
      </w:pPr>
      <w:r>
        <w:t xml:space="preserve">            tbSearch.Text = DEFUALT_SEARCH_TEXT;</w:t>
      </w:r>
    </w:p>
    <w:p w:rsidR="00617D64" w:rsidRDefault="00617D64" w:rsidP="00617D64">
      <w:pPr>
        <w:pStyle w:val="af2"/>
      </w:pPr>
      <w:r>
        <w:t xml:space="preserve">            tbSearch.ForeColor = SystemColors.GrayText;</w:t>
      </w:r>
    </w:p>
    <w:p w:rsidR="00617D64" w:rsidRDefault="00617D64" w:rsidP="00617D64">
      <w:pPr>
        <w:pStyle w:val="af2"/>
      </w:pPr>
      <w:r>
        <w:t xml:space="preserve">        }</w:t>
      </w:r>
    </w:p>
    <w:p w:rsidR="00617D64" w:rsidRDefault="00617D64" w:rsidP="00617D64">
      <w:pPr>
        <w:pStyle w:val="af2"/>
      </w:pPr>
    </w:p>
    <w:p w:rsidR="00617D64" w:rsidRDefault="00617D64" w:rsidP="00617D64">
      <w:pPr>
        <w:pStyle w:val="af2"/>
      </w:pPr>
      <w:r>
        <w:t xml:space="preserve">        private void tbSearch_GotFocus(object sender, EventArgs e)</w:t>
      </w:r>
    </w:p>
    <w:p w:rsidR="00617D64" w:rsidRDefault="00617D64" w:rsidP="00617D64">
      <w:pPr>
        <w:pStyle w:val="af2"/>
      </w:pPr>
      <w:r>
        <w:t xml:space="preserve">        {</w:t>
      </w:r>
    </w:p>
    <w:p w:rsidR="00617D64" w:rsidRDefault="00617D64" w:rsidP="00617D64">
      <w:pPr>
        <w:pStyle w:val="af2"/>
      </w:pPr>
      <w:r>
        <w:t xml:space="preserve">            // Очистить TextBox при получении фокуса</w:t>
      </w:r>
    </w:p>
    <w:p w:rsidR="00617D64" w:rsidRDefault="00617D64" w:rsidP="00617D64">
      <w:pPr>
        <w:pStyle w:val="af2"/>
      </w:pPr>
      <w:r>
        <w:t xml:space="preserve">            if (tbSearch.Text == DEFUALT_SEARCH_TEXT)</w:t>
      </w:r>
    </w:p>
    <w:p w:rsidR="00617D64" w:rsidRDefault="00617D64" w:rsidP="00617D64">
      <w:pPr>
        <w:pStyle w:val="af2"/>
      </w:pPr>
      <w:r>
        <w:t xml:space="preserve">            {</w:t>
      </w:r>
    </w:p>
    <w:p w:rsidR="00617D64" w:rsidRDefault="00617D64" w:rsidP="00617D64">
      <w:pPr>
        <w:pStyle w:val="af2"/>
      </w:pPr>
      <w:r>
        <w:t xml:space="preserve">                tbSearch.Text = "";</w:t>
      </w:r>
    </w:p>
    <w:p w:rsidR="00617D64" w:rsidRDefault="00617D64" w:rsidP="00617D64">
      <w:pPr>
        <w:pStyle w:val="af2"/>
      </w:pPr>
      <w:r>
        <w:t xml:space="preserve">                tbSearch.ForeColor = SystemColors.WindowText;</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private void tbSearch_LostFocus(object sender, EventArgs e)</w:t>
      </w:r>
    </w:p>
    <w:p w:rsidR="00617D64" w:rsidRPr="00617D64" w:rsidRDefault="00617D64" w:rsidP="00617D64">
      <w:pPr>
        <w:pStyle w:val="af2"/>
        <w:rPr>
          <w:lang w:val="ru-RU"/>
        </w:rPr>
      </w:pPr>
      <w:r>
        <w:t xml:space="preserve">        </w:t>
      </w:r>
      <w:r w:rsidRPr="00617D64">
        <w:rPr>
          <w:lang w:val="ru-RU"/>
        </w:rPr>
        <w:t>{</w:t>
      </w:r>
    </w:p>
    <w:p w:rsidR="00617D64" w:rsidRPr="00617D64" w:rsidRDefault="00617D64" w:rsidP="00617D64">
      <w:pPr>
        <w:pStyle w:val="af2"/>
        <w:rPr>
          <w:lang w:val="ru-RU"/>
        </w:rPr>
      </w:pPr>
      <w:r w:rsidRPr="00617D64">
        <w:rPr>
          <w:lang w:val="ru-RU"/>
        </w:rPr>
        <w:t xml:space="preserve">            // Восстановить текст по умолчанию, если </w:t>
      </w:r>
      <w:r>
        <w:t>TextBox</w:t>
      </w:r>
      <w:r w:rsidRPr="00617D64">
        <w:rPr>
          <w:lang w:val="ru-RU"/>
        </w:rPr>
        <w:t xml:space="preserve"> пуст</w:t>
      </w:r>
    </w:p>
    <w:p w:rsidR="00617D64" w:rsidRDefault="00617D64" w:rsidP="00617D64">
      <w:pPr>
        <w:pStyle w:val="af2"/>
      </w:pPr>
      <w:r w:rsidRPr="00617D64">
        <w:rPr>
          <w:lang w:val="ru-RU"/>
        </w:rPr>
        <w:t xml:space="preserve">            </w:t>
      </w:r>
      <w:r>
        <w:t>if (string.IsNullOrWhiteSpace(tbSearch.Text))</w:t>
      </w:r>
    </w:p>
    <w:p w:rsidR="00617D64" w:rsidRDefault="00617D64" w:rsidP="00617D64">
      <w:pPr>
        <w:pStyle w:val="af2"/>
      </w:pPr>
      <w:r>
        <w:t xml:space="preserve">            {</w:t>
      </w:r>
    </w:p>
    <w:p w:rsidR="00617D64" w:rsidRDefault="00617D64" w:rsidP="00617D64">
      <w:pPr>
        <w:pStyle w:val="af2"/>
      </w:pPr>
      <w:r>
        <w:t xml:space="preserve">                tbSearch.Text = DEFUALT_SEARCH_TEXT;</w:t>
      </w:r>
    </w:p>
    <w:p w:rsidR="00617D64" w:rsidRDefault="00617D64" w:rsidP="00617D64">
      <w:pPr>
        <w:pStyle w:val="af2"/>
      </w:pPr>
      <w:r>
        <w:t xml:space="preserve">                tbSearch.ForeColor = SystemColors.GrayText;</w:t>
      </w:r>
    </w:p>
    <w:p w:rsidR="00617D64" w:rsidRDefault="00617D64" w:rsidP="00617D64">
      <w:pPr>
        <w:pStyle w:val="af2"/>
      </w:pPr>
      <w:r>
        <w:t xml:space="preserve">                listViewManager.PopulateListView();</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p>
    <w:p w:rsidR="00617D64" w:rsidRDefault="00617D64" w:rsidP="00617D64">
      <w:pPr>
        <w:pStyle w:val="af2"/>
      </w:pPr>
      <w:r>
        <w:t xml:space="preserve">        private void tbSearch_TextChanged(object sender, EventArgs e)</w:t>
      </w:r>
    </w:p>
    <w:p w:rsidR="00617D64" w:rsidRDefault="00617D64" w:rsidP="00617D64">
      <w:pPr>
        <w:pStyle w:val="af2"/>
      </w:pPr>
      <w:r>
        <w:t xml:space="preserve">        {</w:t>
      </w:r>
    </w:p>
    <w:p w:rsidR="00617D64" w:rsidRDefault="00617D64" w:rsidP="00617D64">
      <w:pPr>
        <w:pStyle w:val="af2"/>
      </w:pPr>
      <w:r>
        <w:t xml:space="preserve">            if (tbSearch.Text == "")</w:t>
      </w:r>
    </w:p>
    <w:p w:rsidR="00617D64" w:rsidRDefault="00617D64" w:rsidP="00617D64">
      <w:pPr>
        <w:pStyle w:val="af2"/>
      </w:pPr>
      <w:r>
        <w:t xml:space="preserve">            {</w:t>
      </w:r>
    </w:p>
    <w:p w:rsidR="00617D64" w:rsidRDefault="00617D64" w:rsidP="00617D64">
      <w:pPr>
        <w:pStyle w:val="af2"/>
      </w:pPr>
      <w:r>
        <w:t xml:space="preserve">                return;</w:t>
      </w:r>
    </w:p>
    <w:p w:rsidR="00617D64" w:rsidRDefault="00617D64" w:rsidP="00617D64">
      <w:pPr>
        <w:pStyle w:val="af2"/>
      </w:pPr>
      <w:r>
        <w:t xml:space="preserve">            }</w:t>
      </w:r>
    </w:p>
    <w:p w:rsidR="00617D64" w:rsidRDefault="00617D64" w:rsidP="00617D64">
      <w:pPr>
        <w:pStyle w:val="af2"/>
      </w:pPr>
      <w:r>
        <w:t xml:space="preserve">            string searchText = tbSearch.Text;</w:t>
      </w:r>
    </w:p>
    <w:p w:rsidR="00617D64" w:rsidRPr="00617D64" w:rsidRDefault="00617D64" w:rsidP="00617D64">
      <w:pPr>
        <w:pStyle w:val="af2"/>
        <w:rPr>
          <w:lang w:val="ru-RU"/>
        </w:rPr>
      </w:pPr>
      <w:r>
        <w:t xml:space="preserve">            lwAccounts</w:t>
      </w:r>
      <w:r w:rsidRPr="00617D64">
        <w:rPr>
          <w:lang w:val="ru-RU"/>
        </w:rPr>
        <w:t>.</w:t>
      </w:r>
      <w:r>
        <w:t>Items</w:t>
      </w:r>
      <w:r w:rsidRPr="00617D64">
        <w:rPr>
          <w:lang w:val="ru-RU"/>
        </w:rPr>
        <w:t>.</w:t>
      </w:r>
      <w:r>
        <w:t>Clear</w:t>
      </w:r>
      <w:r w:rsidRPr="00617D64">
        <w:rPr>
          <w:lang w:val="ru-RU"/>
        </w:rPr>
        <w:t xml:space="preserve">(); // Очистка </w:t>
      </w:r>
      <w:r>
        <w:t>ListView</w:t>
      </w:r>
      <w:r w:rsidRPr="00617D64">
        <w:rPr>
          <w:lang w:val="ru-RU"/>
        </w:rPr>
        <w:t xml:space="preserve"> перед добавлением результатов поиска</w:t>
      </w:r>
    </w:p>
    <w:p w:rsidR="00617D64" w:rsidRDefault="00617D64" w:rsidP="00617D64">
      <w:pPr>
        <w:pStyle w:val="af2"/>
      </w:pPr>
      <w:r w:rsidRPr="00617D64">
        <w:rPr>
          <w:lang w:val="ru-RU"/>
        </w:rPr>
        <w:t xml:space="preserve">            </w:t>
      </w:r>
      <w:r>
        <w:t>SearchNodes(twGroups.Nodes, searchText);</w:t>
      </w:r>
    </w:p>
    <w:p w:rsidR="00617D64" w:rsidRDefault="00617D64" w:rsidP="00617D64">
      <w:pPr>
        <w:pStyle w:val="af2"/>
      </w:pPr>
      <w:r>
        <w:lastRenderedPageBreak/>
        <w:t xml:space="preserve">        }</w:t>
      </w:r>
    </w:p>
    <w:p w:rsidR="00617D64" w:rsidRDefault="00617D64" w:rsidP="00617D64">
      <w:pPr>
        <w:pStyle w:val="af2"/>
      </w:pPr>
    </w:p>
    <w:p w:rsidR="00617D64" w:rsidRDefault="00617D64" w:rsidP="00617D64">
      <w:pPr>
        <w:pStyle w:val="af2"/>
      </w:pPr>
      <w:r>
        <w:t xml:space="preserve">        private void SearchNodes(TreeNodeCollection nodes, string searchText)</w:t>
      </w:r>
    </w:p>
    <w:p w:rsidR="00617D64" w:rsidRDefault="00617D64" w:rsidP="00617D64">
      <w:pPr>
        <w:pStyle w:val="af2"/>
      </w:pPr>
      <w:r>
        <w:t xml:space="preserve">        {</w:t>
      </w:r>
    </w:p>
    <w:p w:rsidR="00617D64" w:rsidRDefault="00617D64" w:rsidP="00617D64">
      <w:pPr>
        <w:pStyle w:val="af2"/>
      </w:pPr>
      <w:r>
        <w:t xml:space="preserve">            foreach (TreeNode node in nodes)</w:t>
      </w:r>
    </w:p>
    <w:p w:rsidR="00617D64" w:rsidRDefault="00617D64" w:rsidP="00617D64">
      <w:pPr>
        <w:pStyle w:val="af2"/>
      </w:pPr>
      <w:r>
        <w:t xml:space="preserve">            {</w:t>
      </w:r>
    </w:p>
    <w:p w:rsidR="00617D64" w:rsidRDefault="00617D64" w:rsidP="00617D64">
      <w:pPr>
        <w:pStyle w:val="af2"/>
      </w:pPr>
      <w:r>
        <w:t xml:space="preserve">                var groupEntry = node.Tag as GroupEntry;</w:t>
      </w:r>
    </w:p>
    <w:p w:rsidR="00617D64" w:rsidRDefault="00617D64" w:rsidP="00617D64">
      <w:pPr>
        <w:pStyle w:val="af2"/>
      </w:pPr>
      <w:r>
        <w:t xml:space="preserve">                if (groupEntry.accountEntries != null &amp;&amp; groupEntry.accountEntries.Count != 0)</w:t>
      </w:r>
    </w:p>
    <w:p w:rsidR="00617D64" w:rsidRDefault="00617D64" w:rsidP="00617D64">
      <w:pPr>
        <w:pStyle w:val="af2"/>
      </w:pPr>
      <w:r>
        <w:t xml:space="preserve">                {</w:t>
      </w:r>
    </w:p>
    <w:p w:rsidR="00617D64" w:rsidRDefault="00617D64" w:rsidP="00617D64">
      <w:pPr>
        <w:pStyle w:val="af2"/>
      </w:pPr>
      <w:r>
        <w:t xml:space="preserve">                    foreach (AccountEntry entry in groupEntry.accountEntries)</w:t>
      </w:r>
    </w:p>
    <w:p w:rsidR="00617D64" w:rsidRDefault="00617D64" w:rsidP="00617D64">
      <w:pPr>
        <w:pStyle w:val="af2"/>
      </w:pPr>
      <w:r>
        <w:t xml:space="preserve">                    {</w:t>
      </w:r>
    </w:p>
    <w:p w:rsidR="00617D64" w:rsidRDefault="00617D64" w:rsidP="00617D64">
      <w:pPr>
        <w:pStyle w:val="af2"/>
      </w:pPr>
      <w:r>
        <w:t xml:space="preserve">                        if (entry.accountName.Contains(searchText))</w:t>
      </w:r>
    </w:p>
    <w:p w:rsidR="00617D64" w:rsidRDefault="00617D64" w:rsidP="00617D64">
      <w:pPr>
        <w:pStyle w:val="af2"/>
      </w:pPr>
      <w:r>
        <w:t xml:space="preserve">                        {</w:t>
      </w:r>
    </w:p>
    <w:p w:rsidR="00617D64" w:rsidRDefault="00617D64" w:rsidP="00617D64">
      <w:pPr>
        <w:pStyle w:val="af2"/>
      </w:pPr>
      <w:r>
        <w:t xml:space="preserve">                            // Создание ListViewItem для отображения AccountEntry в ListView</w:t>
      </w:r>
    </w:p>
    <w:p w:rsidR="00617D64" w:rsidRDefault="00617D64" w:rsidP="00617D64">
      <w:pPr>
        <w:pStyle w:val="af2"/>
      </w:pPr>
      <w:r>
        <w:t xml:space="preserve">                            ListViewItem item = new ListViewItem(entry.accountName);</w:t>
      </w:r>
    </w:p>
    <w:p w:rsidR="00617D64" w:rsidRDefault="00617D64" w:rsidP="00617D64">
      <w:pPr>
        <w:pStyle w:val="af2"/>
      </w:pPr>
      <w:r>
        <w:t xml:space="preserve">                            item.SubItems.Add(entry.login);</w:t>
      </w:r>
    </w:p>
    <w:p w:rsidR="00617D64" w:rsidRDefault="00617D64" w:rsidP="00617D64">
      <w:pPr>
        <w:pStyle w:val="af2"/>
      </w:pPr>
      <w:r>
        <w:t xml:space="preserve">                            item.SubItems.Add("********");</w:t>
      </w:r>
    </w:p>
    <w:p w:rsidR="00617D64" w:rsidRDefault="00617D64" w:rsidP="00617D64">
      <w:pPr>
        <w:pStyle w:val="af2"/>
      </w:pPr>
      <w:r>
        <w:t xml:space="preserve">                            item.Tag = entry;</w:t>
      </w:r>
    </w:p>
    <w:p w:rsidR="00617D64" w:rsidRDefault="00617D64" w:rsidP="00617D64">
      <w:pPr>
        <w:pStyle w:val="af2"/>
      </w:pPr>
      <w:r>
        <w:t xml:space="preserve">                            // Добавление ListViewItem в ListView</w:t>
      </w:r>
    </w:p>
    <w:p w:rsidR="00617D64" w:rsidRDefault="00617D64" w:rsidP="00617D64">
      <w:pPr>
        <w:pStyle w:val="af2"/>
      </w:pPr>
      <w:r>
        <w:t xml:space="preserve">                            lwAccounts.Items.Add(item);</w:t>
      </w:r>
    </w:p>
    <w:p w:rsidR="00617D64" w:rsidRPr="004F4663" w:rsidRDefault="00617D64" w:rsidP="00617D64">
      <w:pPr>
        <w:pStyle w:val="af2"/>
        <w:rPr>
          <w:lang w:val="ru-RU"/>
        </w:rPr>
      </w:pPr>
      <w:r>
        <w:t xml:space="preserve">                        </w:t>
      </w:r>
      <w:r w:rsidRPr="004F4663">
        <w:rPr>
          <w:lang w:val="ru-RU"/>
        </w:rPr>
        <w:t>}</w:t>
      </w:r>
    </w:p>
    <w:p w:rsidR="00617D64" w:rsidRPr="00617D64" w:rsidRDefault="00617D64" w:rsidP="00617D64">
      <w:pPr>
        <w:pStyle w:val="af2"/>
        <w:rPr>
          <w:lang w:val="ru-RU"/>
        </w:rPr>
      </w:pPr>
      <w:r w:rsidRPr="004F4663">
        <w:rPr>
          <w:lang w:val="ru-RU"/>
        </w:rPr>
        <w:t xml:space="preserve">                    </w:t>
      </w:r>
      <w:r w:rsidRPr="00617D64">
        <w:rPr>
          <w:lang w:val="ru-RU"/>
        </w:rPr>
        <w:t>}</w:t>
      </w:r>
    </w:p>
    <w:p w:rsidR="00617D64" w:rsidRPr="00617D64" w:rsidRDefault="00617D64" w:rsidP="00617D64">
      <w:pPr>
        <w:pStyle w:val="af2"/>
        <w:rPr>
          <w:lang w:val="ru-RU"/>
        </w:rPr>
      </w:pPr>
      <w:r w:rsidRPr="00617D64">
        <w:rPr>
          <w:lang w:val="ru-RU"/>
        </w:rPr>
        <w:t xml:space="preserve">                }</w:t>
      </w:r>
    </w:p>
    <w:p w:rsidR="00617D64" w:rsidRPr="00617D64" w:rsidRDefault="00617D64" w:rsidP="00617D64">
      <w:pPr>
        <w:pStyle w:val="af2"/>
        <w:rPr>
          <w:lang w:val="ru-RU"/>
        </w:rPr>
      </w:pPr>
      <w:r w:rsidRPr="00617D64">
        <w:rPr>
          <w:lang w:val="ru-RU"/>
        </w:rPr>
        <w:t xml:space="preserve">                // Рекурсивный вызов функции для поиска в дочерних нодах</w:t>
      </w:r>
    </w:p>
    <w:p w:rsidR="00617D64" w:rsidRDefault="00617D64" w:rsidP="00617D64">
      <w:pPr>
        <w:pStyle w:val="af2"/>
      </w:pPr>
      <w:r w:rsidRPr="00617D64">
        <w:rPr>
          <w:lang w:val="ru-RU"/>
        </w:rPr>
        <w:t xml:space="preserve">                </w:t>
      </w:r>
      <w:r>
        <w:t>if (node.Nodes.Count != 0) SearchNodes(node.Nodes, searchText);</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p>
    <w:p w:rsidR="00617D64" w:rsidRDefault="00617D64" w:rsidP="00617D64">
      <w:pPr>
        <w:pStyle w:val="af2"/>
      </w:pPr>
      <w:r>
        <w:t xml:space="preserve">        #endregion</w:t>
      </w:r>
    </w:p>
    <w:p w:rsidR="00617D64" w:rsidRDefault="00617D64" w:rsidP="00617D64">
      <w:pPr>
        <w:pStyle w:val="af2"/>
      </w:pPr>
    </w:p>
    <w:p w:rsidR="00617D64" w:rsidRDefault="00617D64" w:rsidP="00617D64">
      <w:pPr>
        <w:pStyle w:val="af2"/>
      </w:pPr>
      <w:r>
        <w:t xml:space="preserve">        #region twGroups</w:t>
      </w:r>
    </w:p>
    <w:p w:rsidR="00617D64" w:rsidRDefault="00617D64" w:rsidP="00617D64">
      <w:pPr>
        <w:pStyle w:val="af2"/>
      </w:pPr>
      <w:r>
        <w:t xml:space="preserve">        GroupEntry rootEntry;</w:t>
      </w:r>
    </w:p>
    <w:p w:rsidR="00617D64" w:rsidRDefault="00617D64" w:rsidP="00617D64">
      <w:pPr>
        <w:pStyle w:val="af2"/>
      </w:pPr>
      <w:r>
        <w:t xml:space="preserve">        TreeViewManager treeViewManager;</w:t>
      </w:r>
    </w:p>
    <w:p w:rsidR="00617D64" w:rsidRDefault="00617D64" w:rsidP="00617D64">
      <w:pPr>
        <w:pStyle w:val="af2"/>
      </w:pPr>
    </w:p>
    <w:p w:rsidR="00617D64" w:rsidRDefault="00617D64" w:rsidP="00617D64">
      <w:pPr>
        <w:pStyle w:val="af2"/>
      </w:pPr>
      <w:r>
        <w:t xml:space="preserve">        public class TreeViewManager</w:t>
      </w:r>
    </w:p>
    <w:p w:rsidR="00617D64" w:rsidRDefault="00617D64" w:rsidP="00617D64">
      <w:pPr>
        <w:pStyle w:val="af2"/>
      </w:pPr>
      <w:r>
        <w:t xml:space="preserve">        {</w:t>
      </w:r>
    </w:p>
    <w:p w:rsidR="00617D64" w:rsidRDefault="00617D64" w:rsidP="00617D64">
      <w:pPr>
        <w:pStyle w:val="af2"/>
      </w:pPr>
      <w:r>
        <w:t xml:space="preserve">            private TreeView _treeView;</w:t>
      </w:r>
    </w:p>
    <w:p w:rsidR="00617D64" w:rsidRDefault="00617D64" w:rsidP="00617D64">
      <w:pPr>
        <w:pStyle w:val="af2"/>
      </w:pPr>
      <w:r>
        <w:t xml:space="preserve">            public TreeViewManager(TreeView treeView)</w:t>
      </w:r>
    </w:p>
    <w:p w:rsidR="00617D64" w:rsidRDefault="00617D64" w:rsidP="00617D64">
      <w:pPr>
        <w:pStyle w:val="af2"/>
      </w:pPr>
      <w:r>
        <w:t xml:space="preserve">            {</w:t>
      </w:r>
    </w:p>
    <w:p w:rsidR="00617D64" w:rsidRDefault="00617D64" w:rsidP="00617D64">
      <w:pPr>
        <w:pStyle w:val="af2"/>
      </w:pPr>
      <w:r>
        <w:t xml:space="preserve">                _treeView = treeView;</w:t>
      </w:r>
    </w:p>
    <w:p w:rsidR="00617D64" w:rsidRDefault="00617D64" w:rsidP="00617D64">
      <w:pPr>
        <w:pStyle w:val="af2"/>
      </w:pPr>
      <w:r>
        <w:t xml:space="preserve">            }</w:t>
      </w:r>
    </w:p>
    <w:p w:rsidR="00617D64" w:rsidRDefault="00617D64" w:rsidP="00617D64">
      <w:pPr>
        <w:pStyle w:val="af2"/>
      </w:pPr>
    </w:p>
    <w:p w:rsidR="00617D64" w:rsidRDefault="00617D64" w:rsidP="00617D64">
      <w:pPr>
        <w:pStyle w:val="af2"/>
      </w:pPr>
      <w:r>
        <w:lastRenderedPageBreak/>
        <w:t xml:space="preserve">            public void AddGroupEntry(GroupEntry groupEntry, TreeNode parentNode = null)</w:t>
      </w:r>
    </w:p>
    <w:p w:rsidR="00617D64" w:rsidRDefault="00617D64" w:rsidP="00617D64">
      <w:pPr>
        <w:pStyle w:val="af2"/>
      </w:pPr>
      <w:r>
        <w:t xml:space="preserve">            {</w:t>
      </w:r>
    </w:p>
    <w:p w:rsidR="00617D64" w:rsidRDefault="00617D64" w:rsidP="00617D64">
      <w:pPr>
        <w:pStyle w:val="af2"/>
      </w:pPr>
      <w:r>
        <w:t xml:space="preserve">                TreeNode node = new TreeNode(groupEntry.name);</w:t>
      </w:r>
    </w:p>
    <w:p w:rsidR="00617D64" w:rsidRDefault="00617D64" w:rsidP="00617D64">
      <w:pPr>
        <w:pStyle w:val="af2"/>
      </w:pPr>
      <w:r>
        <w:t xml:space="preserve">                node.Tag = groupEntry;</w:t>
      </w:r>
    </w:p>
    <w:p w:rsidR="00617D64" w:rsidRDefault="00617D64" w:rsidP="00617D64">
      <w:pPr>
        <w:pStyle w:val="af2"/>
      </w:pPr>
    </w:p>
    <w:p w:rsidR="00617D64" w:rsidRDefault="00617D64" w:rsidP="00617D64">
      <w:pPr>
        <w:pStyle w:val="af2"/>
      </w:pPr>
      <w:r>
        <w:t xml:space="preserve">                // Добавляем узел в дерево</w:t>
      </w:r>
    </w:p>
    <w:p w:rsidR="00617D64" w:rsidRDefault="00617D64" w:rsidP="00617D64">
      <w:pPr>
        <w:pStyle w:val="af2"/>
      </w:pPr>
      <w:r>
        <w:t xml:space="preserve">                if (parentNode == null)</w:t>
      </w:r>
    </w:p>
    <w:p w:rsidR="00617D64" w:rsidRDefault="00617D64" w:rsidP="00617D64">
      <w:pPr>
        <w:pStyle w:val="af2"/>
      </w:pPr>
      <w:r>
        <w:t xml:space="preserve">                    _treeView.Nodes.Add(node);</w:t>
      </w:r>
    </w:p>
    <w:p w:rsidR="00617D64" w:rsidRDefault="00617D64" w:rsidP="00617D64">
      <w:pPr>
        <w:pStyle w:val="af2"/>
      </w:pPr>
      <w:r>
        <w:t xml:space="preserve">                else</w:t>
      </w:r>
    </w:p>
    <w:p w:rsidR="00617D64" w:rsidRDefault="00617D64" w:rsidP="00617D64">
      <w:pPr>
        <w:pStyle w:val="af2"/>
      </w:pPr>
      <w:r>
        <w:t xml:space="preserve">                    parentNode.Nodes.Add(node);</w:t>
      </w:r>
    </w:p>
    <w:p w:rsidR="00617D64" w:rsidRDefault="00617D64" w:rsidP="00617D64">
      <w:pPr>
        <w:pStyle w:val="af2"/>
      </w:pPr>
    </w:p>
    <w:p w:rsidR="00617D64" w:rsidRDefault="00617D64" w:rsidP="00617D64">
      <w:pPr>
        <w:pStyle w:val="af2"/>
      </w:pPr>
      <w:r>
        <w:t xml:space="preserve">                // Рекурсивно добавляем поддеревья</w:t>
      </w:r>
    </w:p>
    <w:p w:rsidR="00617D64" w:rsidRDefault="00617D64" w:rsidP="00617D64">
      <w:pPr>
        <w:pStyle w:val="af2"/>
      </w:pPr>
      <w:r>
        <w:t xml:space="preserve">                if (groupEntry.groupList != null)</w:t>
      </w:r>
    </w:p>
    <w:p w:rsidR="00617D64" w:rsidRDefault="00617D64" w:rsidP="00617D64">
      <w:pPr>
        <w:pStyle w:val="af2"/>
      </w:pPr>
      <w:r>
        <w:t xml:space="preserve">                {</w:t>
      </w:r>
    </w:p>
    <w:p w:rsidR="00617D64" w:rsidRDefault="00617D64" w:rsidP="00617D64">
      <w:pPr>
        <w:pStyle w:val="af2"/>
      </w:pPr>
      <w:r>
        <w:t xml:space="preserve">                    foreach (var childEntry in groupEntry.groupList)</w:t>
      </w:r>
    </w:p>
    <w:p w:rsidR="00617D64" w:rsidRDefault="00617D64" w:rsidP="00617D64">
      <w:pPr>
        <w:pStyle w:val="af2"/>
      </w:pPr>
      <w:r>
        <w:t xml:space="preserve">                    {</w:t>
      </w:r>
    </w:p>
    <w:p w:rsidR="00617D64" w:rsidRDefault="00617D64" w:rsidP="00617D64">
      <w:pPr>
        <w:pStyle w:val="af2"/>
      </w:pPr>
      <w:r>
        <w:t xml:space="preserve">                        AddGroupEntry(childEntry, node);</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public void InsertTreeNode(GroupEntry newGroupEntry, TreeNode parentNode = null)</w:t>
      </w:r>
    </w:p>
    <w:p w:rsidR="00617D64" w:rsidRPr="00617D64" w:rsidRDefault="00617D64" w:rsidP="00617D64">
      <w:pPr>
        <w:pStyle w:val="af2"/>
        <w:rPr>
          <w:lang w:val="ru-RU"/>
        </w:rPr>
      </w:pPr>
      <w:r>
        <w:t xml:space="preserve">            </w:t>
      </w:r>
      <w:r w:rsidRPr="00617D64">
        <w:rPr>
          <w:lang w:val="ru-RU"/>
        </w:rPr>
        <w:t>{</w:t>
      </w:r>
    </w:p>
    <w:p w:rsidR="00617D64" w:rsidRPr="00617D64" w:rsidRDefault="00617D64" w:rsidP="00617D64">
      <w:pPr>
        <w:pStyle w:val="af2"/>
        <w:rPr>
          <w:lang w:val="ru-RU"/>
        </w:rPr>
      </w:pPr>
    </w:p>
    <w:p w:rsidR="00617D64" w:rsidRPr="00617D64" w:rsidRDefault="00617D64" w:rsidP="00617D64">
      <w:pPr>
        <w:pStyle w:val="af2"/>
        <w:rPr>
          <w:lang w:val="ru-RU"/>
        </w:rPr>
      </w:pPr>
      <w:r w:rsidRPr="00617D64">
        <w:rPr>
          <w:lang w:val="ru-RU"/>
        </w:rPr>
        <w:t xml:space="preserve">                // Создаем новый узел и устанавливаем его свойство </w:t>
      </w:r>
      <w:r>
        <w:t>Tag</w:t>
      </w:r>
    </w:p>
    <w:p w:rsidR="00617D64" w:rsidRDefault="00617D64" w:rsidP="00617D64">
      <w:pPr>
        <w:pStyle w:val="af2"/>
      </w:pPr>
      <w:r w:rsidRPr="00617D64">
        <w:rPr>
          <w:lang w:val="ru-RU"/>
        </w:rPr>
        <w:t xml:space="preserve">                </w:t>
      </w:r>
      <w:r>
        <w:t>TreeNode newNode = new TreeNode(newGroupEntry.name);</w:t>
      </w:r>
    </w:p>
    <w:p w:rsidR="00617D64" w:rsidRDefault="00617D64" w:rsidP="00617D64">
      <w:pPr>
        <w:pStyle w:val="af2"/>
      </w:pPr>
      <w:r>
        <w:t xml:space="preserve">                newNode.Tag = newGroupEntry;</w:t>
      </w:r>
    </w:p>
    <w:p w:rsidR="00617D64" w:rsidRDefault="00617D64" w:rsidP="00617D64">
      <w:pPr>
        <w:pStyle w:val="af2"/>
      </w:pPr>
    </w:p>
    <w:p w:rsidR="00617D64" w:rsidRDefault="00617D64" w:rsidP="00617D64">
      <w:pPr>
        <w:pStyle w:val="af2"/>
      </w:pPr>
      <w:r>
        <w:t xml:space="preserve">                if (parentNode == null)</w:t>
      </w:r>
    </w:p>
    <w:p w:rsidR="00617D64" w:rsidRPr="00617D64" w:rsidRDefault="00617D64" w:rsidP="00617D64">
      <w:pPr>
        <w:pStyle w:val="af2"/>
        <w:rPr>
          <w:lang w:val="ru-RU"/>
        </w:rPr>
      </w:pPr>
      <w:r>
        <w:t xml:space="preserve">                </w:t>
      </w:r>
      <w:r w:rsidRPr="00617D64">
        <w:rPr>
          <w:lang w:val="ru-RU"/>
        </w:rPr>
        <w:t>{</w:t>
      </w:r>
    </w:p>
    <w:p w:rsidR="00617D64" w:rsidRPr="00617D64" w:rsidRDefault="00617D64" w:rsidP="00617D64">
      <w:pPr>
        <w:pStyle w:val="af2"/>
        <w:rPr>
          <w:lang w:val="ru-RU"/>
        </w:rPr>
      </w:pPr>
      <w:r w:rsidRPr="00617D64">
        <w:rPr>
          <w:lang w:val="ru-RU"/>
        </w:rPr>
        <w:t xml:space="preserve">                    // Добавляем новый узел в коллекцию узлов родительского узла</w:t>
      </w:r>
    </w:p>
    <w:p w:rsidR="00617D64" w:rsidRDefault="00617D64" w:rsidP="00617D64">
      <w:pPr>
        <w:pStyle w:val="af2"/>
      </w:pPr>
      <w:r w:rsidRPr="00617D64">
        <w:rPr>
          <w:lang w:val="ru-RU"/>
        </w:rPr>
        <w:t xml:space="preserve">                    </w:t>
      </w:r>
      <w:r>
        <w:t>_treeView.Nodes.Add(newNode);</w:t>
      </w:r>
    </w:p>
    <w:p w:rsidR="00617D64" w:rsidRDefault="00617D64" w:rsidP="00617D64">
      <w:pPr>
        <w:pStyle w:val="af2"/>
      </w:pPr>
      <w:r>
        <w:t xml:space="preserve">                }</w:t>
      </w:r>
    </w:p>
    <w:p w:rsidR="00617D64" w:rsidRDefault="00617D64" w:rsidP="00617D64">
      <w:pPr>
        <w:pStyle w:val="af2"/>
      </w:pPr>
      <w:r>
        <w:t xml:space="preserve">                else</w:t>
      </w:r>
    </w:p>
    <w:p w:rsidR="00617D64" w:rsidRDefault="00617D64" w:rsidP="00617D64">
      <w:pPr>
        <w:pStyle w:val="af2"/>
      </w:pPr>
      <w:r>
        <w:t xml:space="preserve">                {</w:t>
      </w:r>
    </w:p>
    <w:p w:rsidR="00617D64" w:rsidRPr="00617D64" w:rsidRDefault="00617D64" w:rsidP="00617D64">
      <w:pPr>
        <w:pStyle w:val="af2"/>
        <w:rPr>
          <w:lang w:val="ru-RU"/>
        </w:rPr>
      </w:pPr>
      <w:r>
        <w:t xml:space="preserve">                    </w:t>
      </w:r>
      <w:r w:rsidRPr="00617D64">
        <w:rPr>
          <w:lang w:val="ru-RU"/>
        </w:rPr>
        <w:t xml:space="preserve">// Добавляем новый </w:t>
      </w:r>
      <w:r>
        <w:t>GroupEntry</w:t>
      </w:r>
      <w:r w:rsidRPr="00617D64">
        <w:rPr>
          <w:lang w:val="ru-RU"/>
        </w:rPr>
        <w:t xml:space="preserve"> в коллекцию </w:t>
      </w:r>
      <w:r>
        <w:t>Children</w:t>
      </w:r>
      <w:r w:rsidRPr="00617D64">
        <w:rPr>
          <w:lang w:val="ru-RU"/>
        </w:rPr>
        <w:t xml:space="preserve"> родительского </w:t>
      </w:r>
      <w:r>
        <w:t>GroupEntry</w:t>
      </w:r>
    </w:p>
    <w:p w:rsidR="00617D64" w:rsidRDefault="00617D64" w:rsidP="00617D64">
      <w:pPr>
        <w:pStyle w:val="af2"/>
      </w:pPr>
      <w:r w:rsidRPr="00617D64">
        <w:rPr>
          <w:lang w:val="ru-RU"/>
        </w:rPr>
        <w:t xml:space="preserve">                    </w:t>
      </w:r>
      <w:r>
        <w:t>var parentEntry = parentNode.Tag as GroupEntry;</w:t>
      </w:r>
    </w:p>
    <w:p w:rsidR="00617D64" w:rsidRDefault="00617D64" w:rsidP="00617D64">
      <w:pPr>
        <w:pStyle w:val="af2"/>
      </w:pPr>
      <w:r>
        <w:t xml:space="preserve">                    parentEntry.groupList.Add(newGroupEntry);</w:t>
      </w:r>
    </w:p>
    <w:p w:rsidR="00617D64" w:rsidRDefault="00617D64" w:rsidP="00617D64">
      <w:pPr>
        <w:pStyle w:val="af2"/>
      </w:pPr>
      <w:r>
        <w:t xml:space="preserve">                    parentNode.Nodes.Add(newNode);</w:t>
      </w:r>
    </w:p>
    <w:p w:rsidR="00617D64" w:rsidRDefault="00617D64" w:rsidP="00617D64">
      <w:pPr>
        <w:pStyle w:val="af2"/>
      </w:pPr>
      <w:r>
        <w:t xml:space="preserve">                }</w:t>
      </w:r>
    </w:p>
    <w:p w:rsidR="00617D64" w:rsidRDefault="00617D64" w:rsidP="00617D64">
      <w:pPr>
        <w:pStyle w:val="af2"/>
      </w:pPr>
      <w:r>
        <w:t xml:space="preserve">                _treeView.ExpandAll();</w:t>
      </w:r>
    </w:p>
    <w:p w:rsidR="00617D64" w:rsidRDefault="00617D64" w:rsidP="00617D64">
      <w:pPr>
        <w:pStyle w:val="af2"/>
      </w:pPr>
      <w:r>
        <w:t xml:space="preserve">            }</w:t>
      </w:r>
    </w:p>
    <w:p w:rsidR="00617D64" w:rsidRDefault="00617D64" w:rsidP="00617D64">
      <w:pPr>
        <w:pStyle w:val="af2"/>
      </w:pPr>
      <w:r>
        <w:t xml:space="preserve">            public void RemoveSelectedGroupEntry()</w:t>
      </w:r>
    </w:p>
    <w:p w:rsidR="00617D64" w:rsidRDefault="00617D64" w:rsidP="00617D64">
      <w:pPr>
        <w:pStyle w:val="af2"/>
      </w:pPr>
      <w:r>
        <w:t xml:space="preserve">            {</w:t>
      </w:r>
    </w:p>
    <w:p w:rsidR="00617D64" w:rsidRDefault="00617D64" w:rsidP="00617D64">
      <w:pPr>
        <w:pStyle w:val="af2"/>
      </w:pPr>
      <w:r>
        <w:t xml:space="preserve">                TreeNode node = _treeView.SelectedNode;</w:t>
      </w:r>
    </w:p>
    <w:p w:rsidR="00617D64" w:rsidRDefault="00617D64" w:rsidP="00617D64">
      <w:pPr>
        <w:pStyle w:val="af2"/>
      </w:pPr>
      <w:r>
        <w:t xml:space="preserve">                TreeNode rootNode = _treeView.Nodes[0];</w:t>
      </w:r>
    </w:p>
    <w:p w:rsidR="00617D64" w:rsidRDefault="00617D64" w:rsidP="00617D64">
      <w:pPr>
        <w:pStyle w:val="af2"/>
      </w:pPr>
      <w:r>
        <w:lastRenderedPageBreak/>
        <w:t xml:space="preserve">                if (node == null)</w:t>
      </w:r>
    </w:p>
    <w:p w:rsidR="00617D64" w:rsidRDefault="00617D64" w:rsidP="00617D64">
      <w:pPr>
        <w:pStyle w:val="af2"/>
      </w:pPr>
      <w:r>
        <w:t xml:space="preserve">                {</w:t>
      </w:r>
    </w:p>
    <w:p w:rsidR="00617D64" w:rsidRDefault="00617D64" w:rsidP="00617D64">
      <w:pPr>
        <w:pStyle w:val="af2"/>
      </w:pPr>
      <w:r>
        <w:t xml:space="preserve">                    return;</w:t>
      </w:r>
    </w:p>
    <w:p w:rsidR="00617D64" w:rsidRDefault="00617D64" w:rsidP="00617D64">
      <w:pPr>
        <w:pStyle w:val="af2"/>
      </w:pPr>
      <w:r>
        <w:t xml:space="preserve">                }</w:t>
      </w:r>
    </w:p>
    <w:p w:rsidR="00617D64" w:rsidRDefault="00617D64" w:rsidP="00617D64">
      <w:pPr>
        <w:pStyle w:val="af2"/>
      </w:pPr>
      <w:r>
        <w:t xml:space="preserve">                if (rootNode == node)</w:t>
      </w:r>
    </w:p>
    <w:p w:rsidR="00617D64" w:rsidRDefault="00617D64" w:rsidP="00617D64">
      <w:pPr>
        <w:pStyle w:val="af2"/>
      </w:pPr>
      <w:r>
        <w:t xml:space="preserve">                {</w:t>
      </w:r>
    </w:p>
    <w:p w:rsidR="00617D64" w:rsidRDefault="00617D64" w:rsidP="00617D64">
      <w:pPr>
        <w:pStyle w:val="af2"/>
      </w:pPr>
      <w:r>
        <w:t xml:space="preserve">                    return;</w:t>
      </w:r>
    </w:p>
    <w:p w:rsidR="00617D64" w:rsidRDefault="00617D64" w:rsidP="00617D64">
      <w:pPr>
        <w:pStyle w:val="af2"/>
      </w:pPr>
      <w:r>
        <w:t xml:space="preserve">                }</w:t>
      </w:r>
    </w:p>
    <w:p w:rsidR="00617D64" w:rsidRDefault="00617D64" w:rsidP="00617D64">
      <w:pPr>
        <w:pStyle w:val="af2"/>
      </w:pPr>
      <w:r>
        <w:t xml:space="preserve">                var entry = node.Tag as GroupEntry;</w:t>
      </w:r>
    </w:p>
    <w:p w:rsidR="00617D64" w:rsidRDefault="00617D64" w:rsidP="00617D64">
      <w:pPr>
        <w:pStyle w:val="af2"/>
      </w:pPr>
      <w:r>
        <w:t xml:space="preserve">                entry.Dispose();</w:t>
      </w:r>
    </w:p>
    <w:p w:rsidR="00617D64" w:rsidRDefault="00617D64" w:rsidP="00617D64">
      <w:pPr>
        <w:pStyle w:val="af2"/>
      </w:pPr>
      <w:r>
        <w:t xml:space="preserve">                node.Remove();</w:t>
      </w:r>
    </w:p>
    <w:p w:rsidR="00617D64" w:rsidRDefault="00617D64" w:rsidP="00617D64">
      <w:pPr>
        <w:pStyle w:val="af2"/>
      </w:pPr>
      <w:r>
        <w:t xml:space="preserve">            }</w:t>
      </w:r>
    </w:p>
    <w:p w:rsidR="00617D64" w:rsidRDefault="00617D64" w:rsidP="00617D64">
      <w:pPr>
        <w:pStyle w:val="af2"/>
      </w:pPr>
      <w:r>
        <w:t xml:space="preserve">            public void Override(GroupEntry groupEntry)</w:t>
      </w:r>
    </w:p>
    <w:p w:rsidR="00617D64" w:rsidRDefault="00617D64" w:rsidP="00617D64">
      <w:pPr>
        <w:pStyle w:val="af2"/>
      </w:pPr>
      <w:r>
        <w:t xml:space="preserve">            {</w:t>
      </w:r>
    </w:p>
    <w:p w:rsidR="00617D64" w:rsidRDefault="00617D64" w:rsidP="00617D64">
      <w:pPr>
        <w:pStyle w:val="af2"/>
      </w:pPr>
      <w:r>
        <w:t xml:space="preserve">                _treeView.Nodes.Clear();</w:t>
      </w:r>
    </w:p>
    <w:p w:rsidR="00617D64" w:rsidRDefault="00617D64" w:rsidP="00617D64">
      <w:pPr>
        <w:pStyle w:val="af2"/>
      </w:pPr>
      <w:r>
        <w:t xml:space="preserve">                AddGroupEntry(groupEntry, null);</w:t>
      </w:r>
    </w:p>
    <w:p w:rsidR="00617D64" w:rsidRDefault="00617D64" w:rsidP="00617D64">
      <w:pPr>
        <w:pStyle w:val="af2"/>
      </w:pPr>
      <w:r>
        <w:t xml:space="preserve">                _treeView.ExpandAll();</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private void twGroups_AfterSelect(object sender, TreeViewEventArgs e)</w:t>
      </w:r>
    </w:p>
    <w:p w:rsidR="00617D64" w:rsidRDefault="00617D64" w:rsidP="00617D64">
      <w:pPr>
        <w:pStyle w:val="af2"/>
      </w:pPr>
      <w:r>
        <w:t xml:space="preserve">        {</w:t>
      </w:r>
    </w:p>
    <w:p w:rsidR="00617D64" w:rsidRDefault="00617D64" w:rsidP="00617D64">
      <w:pPr>
        <w:pStyle w:val="af2"/>
      </w:pPr>
      <w:r>
        <w:t xml:space="preserve">            if (e.Node == null || e.Node.Tag == null)</w:t>
      </w:r>
    </w:p>
    <w:p w:rsidR="00617D64" w:rsidRDefault="00617D64" w:rsidP="00617D64">
      <w:pPr>
        <w:pStyle w:val="af2"/>
      </w:pPr>
      <w:r>
        <w:t xml:space="preserve">            {</w:t>
      </w:r>
    </w:p>
    <w:p w:rsidR="00617D64" w:rsidRDefault="00617D64" w:rsidP="00617D64">
      <w:pPr>
        <w:pStyle w:val="af2"/>
      </w:pPr>
      <w:r>
        <w:t xml:space="preserve">                return;</w:t>
      </w:r>
    </w:p>
    <w:p w:rsidR="00617D64" w:rsidRDefault="00617D64" w:rsidP="00617D64">
      <w:pPr>
        <w:pStyle w:val="af2"/>
      </w:pPr>
      <w:r>
        <w:t xml:space="preserve">            }</w:t>
      </w:r>
    </w:p>
    <w:p w:rsidR="00617D64" w:rsidRDefault="00617D64" w:rsidP="00617D64">
      <w:pPr>
        <w:pStyle w:val="af2"/>
      </w:pPr>
      <w:r>
        <w:t xml:space="preserve">            TreeNode selectedNode = twGroups.SelectedNode;</w:t>
      </w:r>
    </w:p>
    <w:p w:rsidR="00617D64" w:rsidRPr="00617D64" w:rsidRDefault="00617D64" w:rsidP="00617D64">
      <w:pPr>
        <w:pStyle w:val="af2"/>
        <w:rPr>
          <w:lang w:val="ru-RU"/>
        </w:rPr>
      </w:pPr>
      <w:r>
        <w:t xml:space="preserve">            if</w:t>
      </w:r>
      <w:r w:rsidRPr="00617D64">
        <w:rPr>
          <w:lang w:val="ru-RU"/>
        </w:rPr>
        <w:t xml:space="preserve"> (</w:t>
      </w:r>
      <w:r>
        <w:t>selectedNode</w:t>
      </w:r>
      <w:r w:rsidRPr="00617D64">
        <w:rPr>
          <w:lang w:val="ru-RU"/>
        </w:rPr>
        <w:t xml:space="preserve"> != </w:t>
      </w:r>
      <w:r>
        <w:t>null</w:t>
      </w:r>
      <w:r w:rsidRPr="00617D64">
        <w:rPr>
          <w:lang w:val="ru-RU"/>
        </w:rPr>
        <w:t>)</w:t>
      </w:r>
    </w:p>
    <w:p w:rsidR="00617D64" w:rsidRPr="00617D64" w:rsidRDefault="00617D64" w:rsidP="00617D64">
      <w:pPr>
        <w:pStyle w:val="af2"/>
        <w:rPr>
          <w:lang w:val="ru-RU"/>
        </w:rPr>
      </w:pPr>
      <w:r w:rsidRPr="00617D64">
        <w:rPr>
          <w:lang w:val="ru-RU"/>
        </w:rPr>
        <w:t xml:space="preserve">            {</w:t>
      </w:r>
    </w:p>
    <w:p w:rsidR="00617D64" w:rsidRPr="00617D64" w:rsidRDefault="00617D64" w:rsidP="00617D64">
      <w:pPr>
        <w:pStyle w:val="af2"/>
        <w:rPr>
          <w:lang w:val="ru-RU"/>
        </w:rPr>
      </w:pPr>
      <w:r w:rsidRPr="00617D64">
        <w:rPr>
          <w:lang w:val="ru-RU"/>
        </w:rPr>
        <w:t xml:space="preserve">                // Получение связанного с узлом объекта </w:t>
      </w:r>
      <w:r>
        <w:t>GroupEntry</w:t>
      </w:r>
    </w:p>
    <w:p w:rsidR="00617D64" w:rsidRDefault="00617D64" w:rsidP="00617D64">
      <w:pPr>
        <w:pStyle w:val="af2"/>
      </w:pPr>
      <w:r w:rsidRPr="00617D64">
        <w:rPr>
          <w:lang w:val="ru-RU"/>
        </w:rPr>
        <w:t xml:space="preserve">                </w:t>
      </w:r>
      <w:r>
        <w:t>GroupEntry selectedGroup = selectedNode.Tag as GroupEntry;</w:t>
      </w:r>
    </w:p>
    <w:p w:rsidR="00617D64" w:rsidRDefault="00617D64" w:rsidP="00617D64">
      <w:pPr>
        <w:pStyle w:val="af2"/>
      </w:pPr>
    </w:p>
    <w:p w:rsidR="00617D64" w:rsidRPr="00617D64" w:rsidRDefault="00617D64" w:rsidP="00617D64">
      <w:pPr>
        <w:pStyle w:val="af2"/>
        <w:rPr>
          <w:lang w:val="ru-RU"/>
        </w:rPr>
      </w:pPr>
      <w:r>
        <w:t xml:space="preserve">                </w:t>
      </w:r>
      <w:r w:rsidRPr="00617D64">
        <w:rPr>
          <w:lang w:val="ru-RU"/>
        </w:rPr>
        <w:t xml:space="preserve">// Проверка, что связанный объект </w:t>
      </w:r>
      <w:r>
        <w:t>GroupEntry</w:t>
      </w:r>
      <w:r w:rsidRPr="00617D64">
        <w:rPr>
          <w:lang w:val="ru-RU"/>
        </w:rPr>
        <w:t xml:space="preserve"> не является </w:t>
      </w:r>
      <w:r>
        <w:t>null</w:t>
      </w:r>
    </w:p>
    <w:p w:rsidR="00617D64" w:rsidRPr="00617D64" w:rsidRDefault="00617D64" w:rsidP="00617D64">
      <w:pPr>
        <w:pStyle w:val="af2"/>
        <w:rPr>
          <w:lang w:val="ru-RU"/>
        </w:rPr>
      </w:pPr>
      <w:r w:rsidRPr="00617D64">
        <w:rPr>
          <w:lang w:val="ru-RU"/>
        </w:rPr>
        <w:t xml:space="preserve">                </w:t>
      </w:r>
      <w:r>
        <w:t>if</w:t>
      </w:r>
      <w:r w:rsidRPr="00617D64">
        <w:rPr>
          <w:lang w:val="ru-RU"/>
        </w:rPr>
        <w:t xml:space="preserve"> (</w:t>
      </w:r>
      <w:r>
        <w:t>selectedGroup</w:t>
      </w:r>
      <w:r w:rsidRPr="00617D64">
        <w:rPr>
          <w:lang w:val="ru-RU"/>
        </w:rPr>
        <w:t xml:space="preserve"> != </w:t>
      </w:r>
      <w:r>
        <w:t>null</w:t>
      </w:r>
      <w:r w:rsidRPr="00617D64">
        <w:rPr>
          <w:lang w:val="ru-RU"/>
        </w:rPr>
        <w:t>)</w:t>
      </w:r>
    </w:p>
    <w:p w:rsidR="00617D64" w:rsidRPr="00617D64" w:rsidRDefault="00617D64" w:rsidP="00617D64">
      <w:pPr>
        <w:pStyle w:val="af2"/>
        <w:rPr>
          <w:lang w:val="ru-RU"/>
        </w:rPr>
      </w:pPr>
      <w:r w:rsidRPr="00617D64">
        <w:rPr>
          <w:lang w:val="ru-RU"/>
        </w:rPr>
        <w:t xml:space="preserve">                {</w:t>
      </w:r>
    </w:p>
    <w:p w:rsidR="00617D64" w:rsidRPr="00617D64" w:rsidRDefault="00617D64" w:rsidP="00617D64">
      <w:pPr>
        <w:pStyle w:val="af2"/>
        <w:rPr>
          <w:lang w:val="ru-RU"/>
        </w:rPr>
      </w:pPr>
      <w:r w:rsidRPr="00617D64">
        <w:rPr>
          <w:lang w:val="ru-RU"/>
        </w:rPr>
        <w:t xml:space="preserve">                    // Вызов метода </w:t>
      </w:r>
      <w:r>
        <w:t>PopulateListView</w:t>
      </w:r>
      <w:r w:rsidRPr="00617D64">
        <w:rPr>
          <w:lang w:val="ru-RU"/>
        </w:rPr>
        <w:t xml:space="preserve"> с соответствующим списком </w:t>
      </w:r>
      <w:r>
        <w:t>AccountEntry</w:t>
      </w:r>
    </w:p>
    <w:p w:rsidR="00617D64" w:rsidRDefault="00617D64" w:rsidP="00617D64">
      <w:pPr>
        <w:pStyle w:val="af2"/>
      </w:pPr>
      <w:r w:rsidRPr="00617D64">
        <w:rPr>
          <w:lang w:val="ru-RU"/>
        </w:rPr>
        <w:t xml:space="preserve">                    </w:t>
      </w:r>
      <w:r>
        <w:t>listViewManager.setNewGroup(selectedGroup);</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private void twGroups_init()</w:t>
      </w:r>
    </w:p>
    <w:p w:rsidR="00617D64" w:rsidRDefault="00617D64" w:rsidP="00617D64">
      <w:pPr>
        <w:pStyle w:val="af2"/>
      </w:pPr>
      <w:r>
        <w:t xml:space="preserve">        {</w:t>
      </w:r>
    </w:p>
    <w:p w:rsidR="00617D64" w:rsidRDefault="00617D64" w:rsidP="00617D64">
      <w:pPr>
        <w:pStyle w:val="af2"/>
      </w:pPr>
      <w:r>
        <w:t xml:space="preserve">            rootEntry = new GroupEntry("Группы");</w:t>
      </w:r>
    </w:p>
    <w:p w:rsidR="00617D64" w:rsidRDefault="00617D64" w:rsidP="00617D64">
      <w:pPr>
        <w:pStyle w:val="af2"/>
      </w:pPr>
      <w:r>
        <w:t xml:space="preserve">            treeViewManager = new TreeViewManager(twGroups);</w:t>
      </w:r>
    </w:p>
    <w:p w:rsidR="00617D64" w:rsidRDefault="00617D64" w:rsidP="00617D64">
      <w:pPr>
        <w:pStyle w:val="af2"/>
      </w:pPr>
      <w:r>
        <w:t xml:space="preserve">            treeViewManager.InsertTreeNode(rootEntry);</w:t>
      </w:r>
    </w:p>
    <w:p w:rsidR="00617D64" w:rsidRDefault="00617D64" w:rsidP="00617D64">
      <w:pPr>
        <w:pStyle w:val="af2"/>
      </w:pPr>
      <w:r>
        <w:t xml:space="preserve">        }</w:t>
      </w:r>
    </w:p>
    <w:p w:rsidR="00617D64" w:rsidRDefault="00617D64" w:rsidP="00617D64">
      <w:pPr>
        <w:pStyle w:val="af2"/>
      </w:pPr>
      <w:r>
        <w:t xml:space="preserve">        private void btnPlus_Click(object sender, EventArgs e)</w:t>
      </w:r>
    </w:p>
    <w:p w:rsidR="00617D64" w:rsidRDefault="00617D64" w:rsidP="00617D64">
      <w:pPr>
        <w:pStyle w:val="af2"/>
      </w:pPr>
      <w:r>
        <w:lastRenderedPageBreak/>
        <w:t xml:space="preserve">        {</w:t>
      </w:r>
    </w:p>
    <w:p w:rsidR="00617D64" w:rsidRDefault="00617D64" w:rsidP="00617D64">
      <w:pPr>
        <w:pStyle w:val="af2"/>
      </w:pPr>
      <w:r>
        <w:t xml:space="preserve">            using (AddGroupForm inputDialog = new AddGroupForm())</w:t>
      </w:r>
    </w:p>
    <w:p w:rsidR="00617D64" w:rsidRDefault="00617D64" w:rsidP="00617D64">
      <w:pPr>
        <w:pStyle w:val="af2"/>
      </w:pPr>
      <w:r>
        <w:t xml:space="preserve">            {</w:t>
      </w:r>
    </w:p>
    <w:p w:rsidR="00617D64" w:rsidRDefault="00617D64" w:rsidP="00617D64">
      <w:pPr>
        <w:pStyle w:val="af2"/>
      </w:pPr>
      <w:r>
        <w:t xml:space="preserve">                if (inputDialog.ShowDialog() == DialogResult.OK)</w:t>
      </w:r>
    </w:p>
    <w:p w:rsidR="00617D64" w:rsidRPr="00617D64" w:rsidRDefault="00617D64" w:rsidP="00617D64">
      <w:pPr>
        <w:pStyle w:val="af2"/>
        <w:rPr>
          <w:lang w:val="ru-RU"/>
        </w:rPr>
      </w:pPr>
      <w:r>
        <w:t xml:space="preserve">                </w:t>
      </w:r>
      <w:r w:rsidRPr="00617D64">
        <w:rPr>
          <w:lang w:val="ru-RU"/>
        </w:rPr>
        <w:t>{</w:t>
      </w:r>
    </w:p>
    <w:p w:rsidR="00617D64" w:rsidRPr="00617D64" w:rsidRDefault="00617D64" w:rsidP="00617D64">
      <w:pPr>
        <w:pStyle w:val="af2"/>
        <w:rPr>
          <w:lang w:val="ru-RU"/>
        </w:rPr>
      </w:pPr>
      <w:r w:rsidRPr="00617D64">
        <w:rPr>
          <w:lang w:val="ru-RU"/>
        </w:rPr>
        <w:t xml:space="preserve">                    // Получаем выбранный узел и добавляем туда новую запись, с именем из диалогового окна</w:t>
      </w:r>
    </w:p>
    <w:p w:rsidR="00617D64" w:rsidRDefault="00617D64" w:rsidP="00617D64">
      <w:pPr>
        <w:pStyle w:val="af2"/>
      </w:pPr>
      <w:r w:rsidRPr="00617D64">
        <w:rPr>
          <w:lang w:val="ru-RU"/>
        </w:rPr>
        <w:t xml:space="preserve">                    </w:t>
      </w:r>
      <w:r>
        <w:t>TreeNode selectedNode = twGroups.SelectedNode;</w:t>
      </w:r>
    </w:p>
    <w:p w:rsidR="00617D64" w:rsidRDefault="00617D64" w:rsidP="00617D64">
      <w:pPr>
        <w:pStyle w:val="af2"/>
      </w:pPr>
      <w:r>
        <w:t xml:space="preserve">                    treeViewManager.InsertTreeNode(new GroupEntry(inputDialog.groupName),</w:t>
      </w:r>
    </w:p>
    <w:p w:rsidR="00617D64" w:rsidRDefault="00617D64" w:rsidP="00617D64">
      <w:pPr>
        <w:pStyle w:val="af2"/>
      </w:pPr>
      <w:r>
        <w:t xml:space="preserve">                        (selectedNode != null) ? selectedNode : null);</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private void btnMinus_Click(object sender, EventArgs e)</w:t>
      </w:r>
    </w:p>
    <w:p w:rsidR="00617D64" w:rsidRDefault="00617D64" w:rsidP="00617D64">
      <w:pPr>
        <w:pStyle w:val="af2"/>
      </w:pPr>
      <w:r>
        <w:t xml:space="preserve">        {</w:t>
      </w:r>
    </w:p>
    <w:p w:rsidR="00617D64" w:rsidRDefault="00617D64" w:rsidP="00617D64">
      <w:pPr>
        <w:pStyle w:val="af2"/>
      </w:pPr>
      <w:r>
        <w:t xml:space="preserve">            treeViewManager.RemoveSelectedGroupEntry();</w:t>
      </w:r>
    </w:p>
    <w:p w:rsidR="00617D64" w:rsidRDefault="00617D64" w:rsidP="00617D64">
      <w:pPr>
        <w:pStyle w:val="af2"/>
      </w:pPr>
      <w:r>
        <w:t xml:space="preserve">        }</w:t>
      </w:r>
    </w:p>
    <w:p w:rsidR="00617D64" w:rsidRDefault="00617D64" w:rsidP="00617D64">
      <w:pPr>
        <w:pStyle w:val="af2"/>
      </w:pPr>
      <w:r>
        <w:t xml:space="preserve">        #endregion</w:t>
      </w:r>
    </w:p>
    <w:p w:rsidR="00617D64" w:rsidRDefault="00617D64" w:rsidP="00617D64">
      <w:pPr>
        <w:pStyle w:val="af2"/>
      </w:pPr>
      <w:r>
        <w:t xml:space="preserve">        private void открытьToolStripMenuItem_Click(object sender, EventArgs e)</w:t>
      </w:r>
    </w:p>
    <w:p w:rsidR="00617D64" w:rsidRDefault="00617D64" w:rsidP="00617D64">
      <w:pPr>
        <w:pStyle w:val="af2"/>
      </w:pPr>
      <w:r>
        <w:t xml:space="preserve">        {</w:t>
      </w:r>
    </w:p>
    <w:p w:rsidR="00617D64" w:rsidRDefault="00617D64" w:rsidP="00617D64">
      <w:pPr>
        <w:pStyle w:val="af2"/>
      </w:pPr>
      <w:r>
        <w:t xml:space="preserve">            if (!ShowLoginForm(null, false))</w:t>
      </w:r>
    </w:p>
    <w:p w:rsidR="00617D64" w:rsidRDefault="00617D64" w:rsidP="00617D64">
      <w:pPr>
        <w:pStyle w:val="af2"/>
      </w:pPr>
      <w:r>
        <w:t xml:space="preserve">            {</w:t>
      </w:r>
    </w:p>
    <w:p w:rsidR="00617D64" w:rsidRDefault="00617D64" w:rsidP="00617D64">
      <w:pPr>
        <w:pStyle w:val="af2"/>
      </w:pPr>
      <w:r>
        <w:t xml:space="preserve">                return;</w:t>
      </w:r>
    </w:p>
    <w:p w:rsidR="00617D64" w:rsidRDefault="00617D64" w:rsidP="00617D64">
      <w:pPr>
        <w:pStyle w:val="af2"/>
      </w:pPr>
      <w:r>
        <w:t xml:space="preserve">            }</w:t>
      </w:r>
    </w:p>
    <w:p w:rsidR="00617D64" w:rsidRDefault="00617D64" w:rsidP="00617D64">
      <w:pPr>
        <w:pStyle w:val="af2"/>
      </w:pPr>
      <w:r>
        <w:t xml:space="preserve">            try</w:t>
      </w:r>
    </w:p>
    <w:p w:rsidR="00617D64" w:rsidRDefault="00617D64" w:rsidP="00617D64">
      <w:pPr>
        <w:pStyle w:val="af2"/>
      </w:pPr>
      <w:r>
        <w:t xml:space="preserve">            {</w:t>
      </w:r>
    </w:p>
    <w:p w:rsidR="00617D64" w:rsidRDefault="00617D64" w:rsidP="00617D64">
      <w:pPr>
        <w:pStyle w:val="af2"/>
      </w:pPr>
      <w:r>
        <w:t xml:space="preserve">                var newRoot = FileManager.LoadDb(config.pathWithName, key);</w:t>
      </w:r>
    </w:p>
    <w:p w:rsidR="00617D64" w:rsidRDefault="00617D64" w:rsidP="00617D64">
      <w:pPr>
        <w:pStyle w:val="af2"/>
      </w:pPr>
      <w:r>
        <w:t xml:space="preserve">                rootEntry = newRoot;</w:t>
      </w:r>
    </w:p>
    <w:p w:rsidR="00617D64" w:rsidRDefault="00617D64" w:rsidP="00617D64">
      <w:pPr>
        <w:pStyle w:val="af2"/>
      </w:pPr>
      <w:r>
        <w:t xml:space="preserve">                treeViewManager.Override(rootEntry);</w:t>
      </w:r>
    </w:p>
    <w:p w:rsidR="00617D64" w:rsidRDefault="00617D64" w:rsidP="00617D64">
      <w:pPr>
        <w:pStyle w:val="af2"/>
      </w:pPr>
      <w:r>
        <w:t xml:space="preserve">                listViewManager.setNewGroup(rootEntry);</w:t>
      </w:r>
    </w:p>
    <w:p w:rsidR="00617D64" w:rsidRDefault="00617D64" w:rsidP="00617D64">
      <w:pPr>
        <w:pStyle w:val="af2"/>
      </w:pPr>
      <w:r>
        <w:t xml:space="preserve">            }</w:t>
      </w:r>
    </w:p>
    <w:p w:rsidR="00617D64" w:rsidRDefault="00617D64" w:rsidP="00617D64">
      <w:pPr>
        <w:pStyle w:val="af2"/>
      </w:pPr>
      <w:r>
        <w:t xml:space="preserve">            catch</w:t>
      </w:r>
    </w:p>
    <w:p w:rsidR="00617D64" w:rsidRDefault="00617D64" w:rsidP="00617D64">
      <w:pPr>
        <w:pStyle w:val="af2"/>
      </w:pPr>
      <w:r>
        <w:t xml:space="preserve">            {</w:t>
      </w:r>
    </w:p>
    <w:p w:rsidR="00617D64" w:rsidRDefault="00617D64" w:rsidP="00617D64">
      <w:pPr>
        <w:pStyle w:val="af2"/>
      </w:pPr>
      <w:r>
        <w:t xml:space="preserve">                MessageBox.Show("Неправильный мастер-ключ.", "Ошибка", MessageBoxButtons.OK, MessageBoxIcon.Warning);</w:t>
      </w:r>
    </w:p>
    <w:p w:rsidR="00617D64" w:rsidRDefault="00617D64" w:rsidP="00617D64">
      <w:pPr>
        <w:pStyle w:val="af2"/>
      </w:pPr>
      <w:r>
        <w:t xml:space="preserve">                return;</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private void lwAccounts_MouseDoubleClick(object sender, MouseEventArgs e)</w:t>
      </w:r>
    </w:p>
    <w:p w:rsidR="00617D64" w:rsidRDefault="00617D64" w:rsidP="00617D64">
      <w:pPr>
        <w:pStyle w:val="af2"/>
      </w:pPr>
      <w:r>
        <w:t xml:space="preserve">        {</w:t>
      </w:r>
    </w:p>
    <w:p w:rsidR="00617D64" w:rsidRDefault="00617D64" w:rsidP="00617D64">
      <w:pPr>
        <w:pStyle w:val="af2"/>
      </w:pPr>
      <w:r>
        <w:t xml:space="preserve">            if (lwAccounts.SelectedItems.Count &gt; 0)</w:t>
      </w:r>
    </w:p>
    <w:p w:rsidR="00617D64" w:rsidRDefault="00617D64" w:rsidP="00617D64">
      <w:pPr>
        <w:pStyle w:val="af2"/>
      </w:pPr>
      <w:r>
        <w:t xml:space="preserve">            {</w:t>
      </w:r>
    </w:p>
    <w:p w:rsidR="00617D64" w:rsidRDefault="00617D64" w:rsidP="00617D64">
      <w:pPr>
        <w:pStyle w:val="af2"/>
      </w:pPr>
      <w:r>
        <w:t xml:space="preserve">                ListViewItem selectedItem = lwAccounts.SelectedItems[0];</w:t>
      </w:r>
    </w:p>
    <w:p w:rsidR="00617D64" w:rsidRPr="00617D64" w:rsidRDefault="00617D64" w:rsidP="00617D64">
      <w:pPr>
        <w:pStyle w:val="af2"/>
        <w:rPr>
          <w:lang w:val="ru-RU"/>
        </w:rPr>
      </w:pPr>
      <w:r>
        <w:lastRenderedPageBreak/>
        <w:t xml:space="preserve">                </w:t>
      </w:r>
      <w:r w:rsidRPr="00617D64">
        <w:rPr>
          <w:lang w:val="ru-RU"/>
        </w:rPr>
        <w:t xml:space="preserve">// Получаем объект из свойства </w:t>
      </w:r>
      <w:r>
        <w:t>Tag</w:t>
      </w:r>
      <w:r w:rsidRPr="00617D64">
        <w:rPr>
          <w:lang w:val="ru-RU"/>
        </w:rPr>
        <w:t xml:space="preserve"> выбранного элемента</w:t>
      </w:r>
    </w:p>
    <w:p w:rsidR="00617D64" w:rsidRDefault="00617D64" w:rsidP="00617D64">
      <w:pPr>
        <w:pStyle w:val="af2"/>
      </w:pPr>
      <w:r w:rsidRPr="00617D64">
        <w:rPr>
          <w:lang w:val="ru-RU"/>
        </w:rPr>
        <w:t xml:space="preserve">                </w:t>
      </w:r>
      <w:r>
        <w:t>var selectedObject = selectedItem.Tag as AccountEntry;</w:t>
      </w:r>
    </w:p>
    <w:p w:rsidR="00617D64" w:rsidRDefault="00617D64" w:rsidP="00617D64">
      <w:pPr>
        <w:pStyle w:val="af2"/>
      </w:pPr>
      <w:r>
        <w:t xml:space="preserve">                if (selectedObject == null) </w:t>
      </w:r>
    </w:p>
    <w:p w:rsidR="00617D64" w:rsidRDefault="00617D64" w:rsidP="00617D64">
      <w:pPr>
        <w:pStyle w:val="af2"/>
      </w:pPr>
      <w:r>
        <w:t xml:space="preserve">                {</w:t>
      </w:r>
    </w:p>
    <w:p w:rsidR="00617D64" w:rsidRDefault="00617D64" w:rsidP="00617D64">
      <w:pPr>
        <w:pStyle w:val="af2"/>
      </w:pPr>
      <w:r>
        <w:t xml:space="preserve">                    toolStripStatusLabel.Text = "Невозможно скопировать пароль. Нет записей";</w:t>
      </w:r>
    </w:p>
    <w:p w:rsidR="00617D64" w:rsidRDefault="00617D64" w:rsidP="00617D64">
      <w:pPr>
        <w:pStyle w:val="af2"/>
      </w:pPr>
      <w:r>
        <w:t xml:space="preserve">                    return;</w:t>
      </w:r>
    </w:p>
    <w:p w:rsidR="00617D64" w:rsidRDefault="00617D64" w:rsidP="00617D64">
      <w:pPr>
        <w:pStyle w:val="af2"/>
      </w:pPr>
      <w:r>
        <w:t xml:space="preserve">                }</w:t>
      </w:r>
    </w:p>
    <w:p w:rsidR="00617D64" w:rsidRDefault="00617D64" w:rsidP="00617D64">
      <w:pPr>
        <w:pStyle w:val="af2"/>
      </w:pPr>
      <w:r>
        <w:t xml:space="preserve">                selectedObject.password.CopyPasswordToClipboard(3000);</w:t>
      </w:r>
    </w:p>
    <w:p w:rsidR="00617D64" w:rsidRDefault="00617D64" w:rsidP="00617D64">
      <w:pPr>
        <w:pStyle w:val="af2"/>
      </w:pPr>
      <w:r>
        <w:t xml:space="preserve">                toolStripStatusLabel.Text = "Пароль от аккаунта " + selectedObject.accountName + " скопирован в буфер обмена на 3 секунды";</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private void lwAccounts_MouseClick(object sender, MouseEventArgs e)</w:t>
      </w:r>
    </w:p>
    <w:p w:rsidR="00617D64" w:rsidRDefault="00617D64" w:rsidP="00617D64">
      <w:pPr>
        <w:pStyle w:val="af2"/>
      </w:pPr>
      <w:r>
        <w:t xml:space="preserve">        {</w:t>
      </w:r>
    </w:p>
    <w:p w:rsidR="00617D64" w:rsidRDefault="00617D64" w:rsidP="00617D64">
      <w:pPr>
        <w:pStyle w:val="af2"/>
      </w:pPr>
      <w:r>
        <w:t xml:space="preserve">            if (e.Button == MouseButtons.Right) </w:t>
      </w:r>
    </w:p>
    <w:p w:rsidR="00617D64" w:rsidRDefault="00617D64" w:rsidP="00617D64">
      <w:pPr>
        <w:pStyle w:val="af2"/>
      </w:pPr>
      <w:r>
        <w:t xml:space="preserve">            {</w:t>
      </w:r>
    </w:p>
    <w:p w:rsidR="00617D64" w:rsidRDefault="00617D64" w:rsidP="00617D64">
      <w:pPr>
        <w:pStyle w:val="af2"/>
      </w:pPr>
      <w:r>
        <w:t xml:space="preserve">                var accountEntry = lwAccounts?.SelectedItems[0].Tag as AccountEntry;</w:t>
      </w:r>
    </w:p>
    <w:p w:rsidR="00617D64" w:rsidRDefault="00617D64" w:rsidP="00617D64">
      <w:pPr>
        <w:pStyle w:val="af2"/>
      </w:pPr>
      <w:r>
        <w:t xml:space="preserve">                if (accountEntry == null)</w:t>
      </w:r>
    </w:p>
    <w:p w:rsidR="00617D64" w:rsidRDefault="00617D64" w:rsidP="00617D64">
      <w:pPr>
        <w:pStyle w:val="af2"/>
      </w:pPr>
      <w:r>
        <w:t xml:space="preserve">                {</w:t>
      </w:r>
    </w:p>
    <w:p w:rsidR="00617D64" w:rsidRDefault="00617D64" w:rsidP="00617D64">
      <w:pPr>
        <w:pStyle w:val="af2"/>
      </w:pPr>
      <w:r>
        <w:t xml:space="preserve">                    return;</w:t>
      </w:r>
    </w:p>
    <w:p w:rsidR="00617D64" w:rsidRDefault="00617D64" w:rsidP="00617D64">
      <w:pPr>
        <w:pStyle w:val="af2"/>
      </w:pPr>
      <w:r>
        <w:t xml:space="preserve">                }</w:t>
      </w:r>
    </w:p>
    <w:p w:rsidR="00617D64" w:rsidRDefault="00617D64" w:rsidP="00617D64">
      <w:pPr>
        <w:pStyle w:val="af2"/>
      </w:pPr>
      <w:r>
        <w:t xml:space="preserve">                using (AddAccountForm addAccountForm = new AddAccountForm(accountEntry, key))</w:t>
      </w:r>
    </w:p>
    <w:p w:rsidR="00617D64" w:rsidRDefault="00617D64" w:rsidP="00617D64">
      <w:pPr>
        <w:pStyle w:val="af2"/>
      </w:pPr>
      <w:r>
        <w:t xml:space="preserve">                {</w:t>
      </w:r>
    </w:p>
    <w:p w:rsidR="00617D64" w:rsidRDefault="00617D64" w:rsidP="00617D64">
      <w:pPr>
        <w:pStyle w:val="af2"/>
      </w:pPr>
      <w:r>
        <w:t xml:space="preserve">                    if (addAccountForm.ShowDialog() == DialogResult.OK)</w:t>
      </w:r>
    </w:p>
    <w:p w:rsidR="00617D64" w:rsidRDefault="00617D64" w:rsidP="00617D64">
      <w:pPr>
        <w:pStyle w:val="af2"/>
      </w:pPr>
      <w:r>
        <w:t xml:space="preserve">                    {</w:t>
      </w:r>
    </w:p>
    <w:p w:rsidR="00617D64" w:rsidRDefault="00617D64" w:rsidP="00617D64">
      <w:pPr>
        <w:pStyle w:val="af2"/>
      </w:pPr>
      <w:r>
        <w:t xml:space="preserve">                        listViewManager.ModifySelectedAccountEntry(addAccountForm.account);</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p>
    <w:p w:rsidR="00617D64" w:rsidRDefault="00617D64" w:rsidP="00617D64">
      <w:pPr>
        <w:pStyle w:val="af2"/>
      </w:pPr>
      <w:r>
        <w:t xml:space="preserve">        //обработка горячих клавиш</w:t>
      </w:r>
    </w:p>
    <w:p w:rsidR="00617D64" w:rsidRDefault="00617D64" w:rsidP="00617D64">
      <w:pPr>
        <w:pStyle w:val="af2"/>
      </w:pPr>
      <w:r>
        <w:t xml:space="preserve">        private void MainForm_KeyDown(object sender, KeyEventArgs e)</w:t>
      </w:r>
    </w:p>
    <w:p w:rsidR="00617D64" w:rsidRDefault="00617D64" w:rsidP="00617D64">
      <w:pPr>
        <w:pStyle w:val="af2"/>
      </w:pPr>
      <w:r>
        <w:t xml:space="preserve">        {</w:t>
      </w:r>
    </w:p>
    <w:p w:rsidR="00617D64" w:rsidRDefault="00617D64" w:rsidP="00617D64">
      <w:pPr>
        <w:pStyle w:val="af2"/>
      </w:pPr>
      <w:r>
        <w:t xml:space="preserve">            if (e.Control &amp;&amp; e.KeyCode == Keys.S)       // Ctrl-S Save</w:t>
      </w:r>
    </w:p>
    <w:p w:rsidR="00617D64" w:rsidRDefault="00617D64" w:rsidP="00617D64">
      <w:pPr>
        <w:pStyle w:val="af2"/>
      </w:pPr>
      <w:r>
        <w:t xml:space="preserve">            {</w:t>
      </w:r>
    </w:p>
    <w:p w:rsidR="00617D64" w:rsidRDefault="00617D64" w:rsidP="00617D64">
      <w:pPr>
        <w:pStyle w:val="af2"/>
      </w:pPr>
      <w:r>
        <w:t xml:space="preserve">                FileManager.SaveDbToFile(rootEntry, config.pathWithName, key);</w:t>
      </w:r>
    </w:p>
    <w:p w:rsidR="00617D64" w:rsidRDefault="00617D64" w:rsidP="00617D64">
      <w:pPr>
        <w:pStyle w:val="af2"/>
      </w:pPr>
      <w:r>
        <w:t xml:space="preserve">                toolStripStatusLabel.Text = "Сохранено!";</w:t>
      </w:r>
    </w:p>
    <w:p w:rsidR="00617D64" w:rsidRDefault="00617D64" w:rsidP="00617D64">
      <w:pPr>
        <w:pStyle w:val="af2"/>
      </w:pPr>
      <w:r>
        <w:lastRenderedPageBreak/>
        <w:t xml:space="preserve">            }</w:t>
      </w:r>
    </w:p>
    <w:p w:rsidR="00617D64" w:rsidRDefault="00617D64" w:rsidP="00617D64">
      <w:pPr>
        <w:pStyle w:val="af2"/>
      </w:pPr>
      <w:r>
        <w:t xml:space="preserve">        }</w:t>
      </w:r>
    </w:p>
    <w:p w:rsidR="00617D64" w:rsidRDefault="00617D64" w:rsidP="00617D64">
      <w:pPr>
        <w:pStyle w:val="af2"/>
      </w:pPr>
      <w:r>
        <w:t xml:space="preserve">        private void btnSave_Click(object sender, EventArgs e)</w:t>
      </w:r>
    </w:p>
    <w:p w:rsidR="00617D64" w:rsidRDefault="00617D64" w:rsidP="00617D64">
      <w:pPr>
        <w:pStyle w:val="af2"/>
      </w:pPr>
      <w:r>
        <w:t xml:space="preserve">        {</w:t>
      </w:r>
    </w:p>
    <w:p w:rsidR="00617D64" w:rsidRDefault="00617D64" w:rsidP="00617D64">
      <w:pPr>
        <w:pStyle w:val="af2"/>
      </w:pPr>
      <w:r>
        <w:t xml:space="preserve">            FileManager.SaveDbToFile(rootEntry, config.pathWithName, key);</w:t>
      </w:r>
    </w:p>
    <w:p w:rsidR="00617D64" w:rsidRDefault="00617D64" w:rsidP="00617D64">
      <w:pPr>
        <w:pStyle w:val="af2"/>
      </w:pPr>
      <w:r>
        <w:t xml:space="preserve">            toolStripStatusLabel.Text = "Сохранено!";</w:t>
      </w:r>
    </w:p>
    <w:p w:rsidR="00617D64" w:rsidRDefault="00617D64" w:rsidP="00617D64">
      <w:pPr>
        <w:pStyle w:val="af2"/>
      </w:pPr>
      <w:r>
        <w:t xml:space="preserve">        }</w:t>
      </w:r>
    </w:p>
    <w:p w:rsidR="00617D64" w:rsidRDefault="00617D64" w:rsidP="00617D64">
      <w:pPr>
        <w:pStyle w:val="af2"/>
      </w:pPr>
      <w:r>
        <w:t xml:space="preserve">        private void MainForm_FormClosing(object sender, FormClosingEventArgs e)</w:t>
      </w:r>
    </w:p>
    <w:p w:rsidR="00617D64" w:rsidRDefault="00617D64" w:rsidP="00617D64">
      <w:pPr>
        <w:pStyle w:val="af2"/>
      </w:pPr>
      <w:r>
        <w:t xml:space="preserve">        {</w:t>
      </w:r>
    </w:p>
    <w:p w:rsidR="00617D64" w:rsidRDefault="00617D64" w:rsidP="00617D64">
      <w:pPr>
        <w:pStyle w:val="af2"/>
      </w:pPr>
    </w:p>
    <w:p w:rsidR="00617D64" w:rsidRDefault="00617D64" w:rsidP="00617D64">
      <w:pPr>
        <w:pStyle w:val="af2"/>
      </w:pPr>
      <w:r>
        <w:t xml:space="preserve">            DialogResult dialogResult = MessageBox.Show("Сохранить текущую базу паролей?", "Выход", MessageBoxButtons.YesNo);</w:t>
      </w:r>
    </w:p>
    <w:p w:rsidR="00617D64" w:rsidRDefault="00617D64" w:rsidP="00617D64">
      <w:pPr>
        <w:pStyle w:val="af2"/>
      </w:pPr>
      <w:r>
        <w:t xml:space="preserve">            if (dialogResult == DialogResult.Yes)</w:t>
      </w:r>
    </w:p>
    <w:p w:rsidR="00617D64" w:rsidRDefault="00617D64" w:rsidP="00617D64">
      <w:pPr>
        <w:pStyle w:val="af2"/>
      </w:pPr>
      <w:r>
        <w:t xml:space="preserve">            {</w:t>
      </w:r>
    </w:p>
    <w:p w:rsidR="00617D64" w:rsidRDefault="00617D64" w:rsidP="00617D64">
      <w:pPr>
        <w:pStyle w:val="af2"/>
      </w:pPr>
      <w:r>
        <w:t xml:space="preserve">                FileManager.SaveConfigFile(config);</w:t>
      </w:r>
    </w:p>
    <w:p w:rsidR="00617D64" w:rsidRDefault="00617D64" w:rsidP="00617D64">
      <w:pPr>
        <w:pStyle w:val="af2"/>
      </w:pPr>
      <w:r>
        <w:t xml:space="preserve">                FileManager.SaveDbToFile(rootEntry, config.pathWithName, key);</w:t>
      </w:r>
    </w:p>
    <w:p w:rsidR="00617D64" w:rsidRDefault="00617D64" w:rsidP="00617D64">
      <w:pPr>
        <w:pStyle w:val="af2"/>
      </w:pPr>
      <w:r>
        <w:t xml:space="preserve">            }</w:t>
      </w:r>
    </w:p>
    <w:p w:rsidR="00617D64" w:rsidRDefault="00617D64" w:rsidP="00617D64">
      <w:pPr>
        <w:pStyle w:val="af2"/>
      </w:pPr>
    </w:p>
    <w:p w:rsidR="00617D64" w:rsidRDefault="00617D64" w:rsidP="00617D64">
      <w:pPr>
        <w:pStyle w:val="af2"/>
      </w:pPr>
      <w:r>
        <w:t xml:space="preserve">        }</w:t>
      </w:r>
    </w:p>
    <w:p w:rsidR="00617D64" w:rsidRDefault="00617D64" w:rsidP="00617D64">
      <w:pPr>
        <w:pStyle w:val="af2"/>
      </w:pPr>
      <w:r>
        <w:t xml:space="preserve">        private void СохранитьToolStripMenuItem_Click(object sender, EventArgs e)</w:t>
      </w:r>
    </w:p>
    <w:p w:rsidR="00617D64" w:rsidRDefault="00617D64" w:rsidP="00617D64">
      <w:pPr>
        <w:pStyle w:val="af2"/>
      </w:pPr>
      <w:r>
        <w:t xml:space="preserve">        {</w:t>
      </w:r>
    </w:p>
    <w:p w:rsidR="00617D64" w:rsidRDefault="00617D64" w:rsidP="00617D64">
      <w:pPr>
        <w:pStyle w:val="af2"/>
      </w:pPr>
      <w:r>
        <w:t xml:space="preserve">            FileManager.SaveDbToFile(rootEntry, config.pathWithName, key);</w:t>
      </w:r>
    </w:p>
    <w:p w:rsidR="00617D64" w:rsidRDefault="00617D64" w:rsidP="00617D64">
      <w:pPr>
        <w:pStyle w:val="af2"/>
      </w:pPr>
      <w:r>
        <w:t xml:space="preserve">            toolStripStatusLabel.Text = "Сохранено!";</w:t>
      </w:r>
    </w:p>
    <w:p w:rsidR="00617D64" w:rsidRDefault="00617D64" w:rsidP="00617D64">
      <w:pPr>
        <w:pStyle w:val="af2"/>
      </w:pPr>
      <w:r>
        <w:t xml:space="preserve">        }</w:t>
      </w:r>
    </w:p>
    <w:p w:rsidR="00617D64" w:rsidRDefault="00617D64" w:rsidP="00617D64">
      <w:pPr>
        <w:pStyle w:val="af2"/>
      </w:pPr>
      <w:r>
        <w:t xml:space="preserve">        private void новыйФайлToolStripMenuItem_Click(object sender, EventArgs e)</w:t>
      </w:r>
    </w:p>
    <w:p w:rsidR="00617D64" w:rsidRDefault="00617D64" w:rsidP="00617D64">
      <w:pPr>
        <w:pStyle w:val="af2"/>
      </w:pPr>
      <w:r>
        <w:t xml:space="preserve">        {</w:t>
      </w:r>
    </w:p>
    <w:p w:rsidR="00617D64" w:rsidRDefault="00617D64" w:rsidP="00617D64">
      <w:pPr>
        <w:pStyle w:val="af2"/>
      </w:pPr>
      <w:r>
        <w:t xml:space="preserve">            if (!ShowNewDbForm()) </w:t>
      </w:r>
    </w:p>
    <w:p w:rsidR="00617D64" w:rsidRDefault="00617D64" w:rsidP="00617D64">
      <w:pPr>
        <w:pStyle w:val="af2"/>
      </w:pPr>
      <w:r>
        <w:t xml:space="preserve">            {</w:t>
      </w:r>
    </w:p>
    <w:p w:rsidR="00617D64" w:rsidRDefault="00617D64" w:rsidP="00617D64">
      <w:pPr>
        <w:pStyle w:val="af2"/>
      </w:pPr>
      <w:r>
        <w:t xml:space="preserve">                return;</w:t>
      </w:r>
    </w:p>
    <w:p w:rsidR="00617D64" w:rsidRDefault="00617D64" w:rsidP="00617D64">
      <w:pPr>
        <w:pStyle w:val="af2"/>
      </w:pPr>
      <w:r>
        <w:t xml:space="preserve">            }</w:t>
      </w:r>
    </w:p>
    <w:p w:rsidR="00617D64" w:rsidRDefault="00617D64" w:rsidP="00617D64">
      <w:pPr>
        <w:pStyle w:val="af2"/>
      </w:pPr>
      <w:r>
        <w:t xml:space="preserve">            rootEntry = new GroupEntry("Группы");</w:t>
      </w:r>
    </w:p>
    <w:p w:rsidR="00617D64" w:rsidRDefault="00617D64" w:rsidP="00617D64">
      <w:pPr>
        <w:pStyle w:val="af2"/>
      </w:pPr>
      <w:r>
        <w:t xml:space="preserve">            treeViewManager.Override(rootEntry);</w:t>
      </w:r>
    </w:p>
    <w:p w:rsidR="00617D64" w:rsidRDefault="00617D64" w:rsidP="00617D64">
      <w:pPr>
        <w:pStyle w:val="af2"/>
      </w:pPr>
      <w:r>
        <w:t xml:space="preserve">            toolStripStatusLabel.Text = "Создана новая база паролей";</w:t>
      </w:r>
    </w:p>
    <w:p w:rsidR="00617D64" w:rsidRDefault="00617D64" w:rsidP="00617D64">
      <w:pPr>
        <w:pStyle w:val="af2"/>
      </w:pPr>
      <w:r>
        <w:t xml:space="preserve">        }</w:t>
      </w:r>
    </w:p>
    <w:p w:rsidR="00617D64" w:rsidRDefault="00617D64" w:rsidP="00617D64">
      <w:pPr>
        <w:pStyle w:val="af2"/>
      </w:pPr>
      <w:r>
        <w:t xml:space="preserve">        private void оПрограммеToolStripMenuItem_Click(object sender, EventArgs e)</w:t>
      </w:r>
    </w:p>
    <w:p w:rsidR="00617D64" w:rsidRDefault="00617D64" w:rsidP="00617D64">
      <w:pPr>
        <w:pStyle w:val="af2"/>
      </w:pPr>
      <w:r>
        <w:t xml:space="preserve">        {</w:t>
      </w:r>
    </w:p>
    <w:p w:rsidR="00617D64" w:rsidRDefault="00617D64" w:rsidP="00617D64">
      <w:pPr>
        <w:pStyle w:val="af2"/>
      </w:pPr>
      <w:r>
        <w:t xml:space="preserve">            using (AboutProgramForm form = new AboutProgramForm())</w:t>
      </w:r>
    </w:p>
    <w:p w:rsidR="00617D64" w:rsidRDefault="00617D64" w:rsidP="00617D64">
      <w:pPr>
        <w:pStyle w:val="af2"/>
      </w:pPr>
      <w:r>
        <w:t xml:space="preserve">            {</w:t>
      </w:r>
    </w:p>
    <w:p w:rsidR="00617D64" w:rsidRDefault="00617D64" w:rsidP="00617D64">
      <w:pPr>
        <w:pStyle w:val="af2"/>
      </w:pPr>
      <w:r>
        <w:t xml:space="preserve">                form.ShowDialog();</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FA378F">
      <w:pPr>
        <w:pStyle w:val="af2"/>
      </w:pPr>
      <w:r>
        <w:lastRenderedPageBreak/>
        <w:t>}</w:t>
      </w:r>
    </w:p>
    <w:p w:rsidR="00617D64" w:rsidRPr="00617D64" w:rsidRDefault="00617D64" w:rsidP="00617D64">
      <w:pPr>
        <w:spacing w:after="160" w:line="259" w:lineRule="auto"/>
        <w:jc w:val="center"/>
        <w:rPr>
          <w:rFonts w:cs="Times New Roman"/>
          <w:szCs w:val="28"/>
          <w:lang w:val="en-US"/>
        </w:rPr>
      </w:pPr>
      <w:r w:rsidRPr="00C20D79">
        <w:rPr>
          <w:rFonts w:cs="Times New Roman"/>
          <w:szCs w:val="28"/>
        </w:rPr>
        <w:t>Файл</w:t>
      </w:r>
      <w:r w:rsidRPr="00C20D79">
        <w:rPr>
          <w:rFonts w:cs="Times New Roman"/>
          <w:szCs w:val="28"/>
          <w:lang w:val="en-US"/>
        </w:rPr>
        <w:t xml:space="preserve"> «</w:t>
      </w:r>
      <w:r w:rsidRPr="00617D64">
        <w:rPr>
          <w:rFonts w:cs="Times New Roman"/>
          <w:i/>
          <w:szCs w:val="28"/>
          <w:lang w:val="en-US"/>
        </w:rPr>
        <w:t>AboutProgramForm.cs</w:t>
      </w:r>
      <w:r>
        <w:rPr>
          <w:rFonts w:cs="Times New Roman"/>
          <w:szCs w:val="28"/>
          <w:lang w:val="en-US"/>
        </w:rPr>
        <w:t>»</w:t>
      </w:r>
    </w:p>
    <w:p w:rsidR="00617D64" w:rsidRDefault="00617D64" w:rsidP="00617D64">
      <w:pPr>
        <w:pStyle w:val="af2"/>
      </w:pPr>
      <w:r>
        <w:t>using System;</w:t>
      </w:r>
    </w:p>
    <w:p w:rsidR="00617D64" w:rsidRDefault="00617D64" w:rsidP="00617D64">
      <w:pPr>
        <w:pStyle w:val="af2"/>
      </w:pPr>
      <w:r>
        <w:t>using System.Collections.Generic;</w:t>
      </w:r>
    </w:p>
    <w:p w:rsidR="00617D64" w:rsidRDefault="00617D64" w:rsidP="00617D64">
      <w:pPr>
        <w:pStyle w:val="af2"/>
      </w:pPr>
      <w:r>
        <w:t>using System.ComponentModel;</w:t>
      </w:r>
    </w:p>
    <w:p w:rsidR="00617D64" w:rsidRDefault="00617D64" w:rsidP="00617D64">
      <w:pPr>
        <w:pStyle w:val="af2"/>
      </w:pPr>
      <w:r>
        <w:t>using System.Drawing;</w:t>
      </w:r>
    </w:p>
    <w:p w:rsidR="00617D64" w:rsidRDefault="00617D64" w:rsidP="00617D64">
      <w:pPr>
        <w:pStyle w:val="af2"/>
      </w:pPr>
      <w:r>
        <w:t>using System.Linq;</w:t>
      </w:r>
    </w:p>
    <w:p w:rsidR="00617D64" w:rsidRDefault="00617D64" w:rsidP="00617D64">
      <w:pPr>
        <w:pStyle w:val="af2"/>
      </w:pPr>
      <w:r>
        <w:t>using System.Reflection;</w:t>
      </w:r>
    </w:p>
    <w:p w:rsidR="00617D64" w:rsidRDefault="00617D64" w:rsidP="00617D64">
      <w:pPr>
        <w:pStyle w:val="af2"/>
      </w:pPr>
      <w:r>
        <w:t>using System.Threading.Tasks;</w:t>
      </w:r>
    </w:p>
    <w:p w:rsidR="00617D64" w:rsidRDefault="00617D64" w:rsidP="00617D64">
      <w:pPr>
        <w:pStyle w:val="af2"/>
      </w:pPr>
      <w:r>
        <w:t>using System.Windows.Forms;</w:t>
      </w:r>
    </w:p>
    <w:p w:rsidR="00617D64" w:rsidRDefault="00617D64" w:rsidP="00617D64">
      <w:pPr>
        <w:pStyle w:val="af2"/>
      </w:pPr>
    </w:p>
    <w:p w:rsidR="00617D64" w:rsidRDefault="00617D64" w:rsidP="00617D64">
      <w:pPr>
        <w:pStyle w:val="af2"/>
      </w:pPr>
      <w:r>
        <w:t>namespace PasswordManager.Forms</w:t>
      </w:r>
    </w:p>
    <w:p w:rsidR="00617D64" w:rsidRDefault="00617D64" w:rsidP="00617D64">
      <w:pPr>
        <w:pStyle w:val="af2"/>
      </w:pPr>
      <w:r>
        <w:t>{</w:t>
      </w:r>
    </w:p>
    <w:p w:rsidR="00617D64" w:rsidRDefault="00617D64" w:rsidP="00617D64">
      <w:pPr>
        <w:pStyle w:val="af2"/>
      </w:pPr>
      <w:r>
        <w:t xml:space="preserve">    partial class AboutProgramForm : Form</w:t>
      </w:r>
    </w:p>
    <w:p w:rsidR="00617D64" w:rsidRDefault="00617D64" w:rsidP="00617D64">
      <w:pPr>
        <w:pStyle w:val="af2"/>
      </w:pPr>
      <w:r>
        <w:t xml:space="preserve">    {</w:t>
      </w:r>
    </w:p>
    <w:p w:rsidR="00617D64" w:rsidRDefault="00617D64" w:rsidP="00617D64">
      <w:pPr>
        <w:pStyle w:val="af2"/>
      </w:pPr>
      <w:r>
        <w:t xml:space="preserve">        public AboutProgramForm()</w:t>
      </w:r>
    </w:p>
    <w:p w:rsidR="00617D64" w:rsidRDefault="00617D64" w:rsidP="00617D64">
      <w:pPr>
        <w:pStyle w:val="af2"/>
      </w:pPr>
      <w:r>
        <w:t xml:space="preserve">        {</w:t>
      </w:r>
    </w:p>
    <w:p w:rsidR="00617D64" w:rsidRDefault="00617D64" w:rsidP="00617D64">
      <w:pPr>
        <w:pStyle w:val="af2"/>
      </w:pPr>
      <w:r>
        <w:t xml:space="preserve">            InitializeComponent();</w:t>
      </w:r>
    </w:p>
    <w:p w:rsidR="00617D64" w:rsidRDefault="00617D64" w:rsidP="00617D64">
      <w:pPr>
        <w:pStyle w:val="af2"/>
      </w:pPr>
      <w:r>
        <w:t xml:space="preserve">            this.StartPosition = FormStartPosition.CenterScreen;</w:t>
      </w:r>
    </w:p>
    <w:p w:rsidR="00617D64" w:rsidRDefault="00617D64" w:rsidP="00617D64">
      <w:pPr>
        <w:pStyle w:val="af2"/>
      </w:pPr>
      <w:r>
        <w:t xml:space="preserve">            this.Text = String.Format("About {0}", AssemblyTitle);</w:t>
      </w:r>
    </w:p>
    <w:p w:rsidR="00617D64" w:rsidRDefault="00617D64" w:rsidP="00617D64">
      <w:pPr>
        <w:pStyle w:val="af2"/>
      </w:pPr>
      <w:r>
        <w:t xml:space="preserve">            this.labelProductName.Text = "Passwd - Менеджер паролей";</w:t>
      </w:r>
    </w:p>
    <w:p w:rsidR="00617D64" w:rsidRDefault="00617D64" w:rsidP="00617D64">
      <w:pPr>
        <w:pStyle w:val="af2"/>
      </w:pPr>
      <w:r>
        <w:t xml:space="preserve">            this.labelVersion.Text = String.Format("Version {0}", AssemblyVersion);</w:t>
      </w:r>
    </w:p>
    <w:p w:rsidR="00617D64" w:rsidRDefault="00617D64" w:rsidP="00617D64">
      <w:pPr>
        <w:pStyle w:val="af2"/>
      </w:pPr>
      <w:r>
        <w:t xml:space="preserve">            this.labelCopyright.Text = "Создатель: Лобанов Дмитрий";</w:t>
      </w:r>
    </w:p>
    <w:p w:rsidR="00617D64" w:rsidRDefault="00617D64" w:rsidP="00617D64">
      <w:pPr>
        <w:pStyle w:val="af2"/>
      </w:pPr>
      <w:r>
        <w:t xml:space="preserve">            this.labelCompanyName.Text = "ПГУ, факультет вычислительной техники";</w:t>
      </w:r>
    </w:p>
    <w:p w:rsidR="00617D64" w:rsidRPr="00617D64" w:rsidRDefault="00617D64" w:rsidP="00617D64">
      <w:pPr>
        <w:pStyle w:val="af2"/>
        <w:rPr>
          <w:lang w:val="ru-RU"/>
        </w:rPr>
      </w:pPr>
      <w:r>
        <w:t xml:space="preserve">            this</w:t>
      </w:r>
      <w:r w:rsidRPr="00617D64">
        <w:rPr>
          <w:lang w:val="ru-RU"/>
        </w:rPr>
        <w:t>.</w:t>
      </w:r>
      <w:r>
        <w:t>textBoxDescription</w:t>
      </w:r>
      <w:r w:rsidRPr="00617D64">
        <w:rPr>
          <w:lang w:val="ru-RU"/>
        </w:rPr>
        <w:t>.</w:t>
      </w:r>
      <w:r>
        <w:t>Text</w:t>
      </w:r>
      <w:r w:rsidRPr="00617D64">
        <w:rPr>
          <w:lang w:val="ru-RU"/>
        </w:rPr>
        <w:t xml:space="preserve"> = "Менеджер паролей предназначен для безопасного хранения паролей локально и управления базой паролей";</w:t>
      </w:r>
    </w:p>
    <w:p w:rsidR="00617D64" w:rsidRDefault="00617D64" w:rsidP="00617D64">
      <w:pPr>
        <w:pStyle w:val="af2"/>
      </w:pPr>
      <w:r w:rsidRPr="00617D64">
        <w:rPr>
          <w:lang w:val="ru-RU"/>
        </w:rPr>
        <w:t xml:space="preserve">        </w:t>
      </w:r>
      <w:r>
        <w:t>}</w:t>
      </w:r>
    </w:p>
    <w:p w:rsidR="00617D64" w:rsidRDefault="00617D64" w:rsidP="00617D64">
      <w:pPr>
        <w:pStyle w:val="af2"/>
      </w:pPr>
    </w:p>
    <w:p w:rsidR="00617D64" w:rsidRDefault="00617D64" w:rsidP="00617D64">
      <w:pPr>
        <w:pStyle w:val="af2"/>
      </w:pPr>
      <w:r>
        <w:t xml:space="preserve">        #region Assembly Attribute Accessors</w:t>
      </w:r>
    </w:p>
    <w:p w:rsidR="00617D64" w:rsidRDefault="00617D64" w:rsidP="00617D64">
      <w:pPr>
        <w:pStyle w:val="af2"/>
      </w:pPr>
    </w:p>
    <w:p w:rsidR="00617D64" w:rsidRDefault="00617D64" w:rsidP="00617D64">
      <w:pPr>
        <w:pStyle w:val="af2"/>
      </w:pPr>
      <w:r>
        <w:t xml:space="preserve">        public string AssemblyTitle</w:t>
      </w:r>
    </w:p>
    <w:p w:rsidR="00617D64" w:rsidRDefault="00617D64" w:rsidP="00617D64">
      <w:pPr>
        <w:pStyle w:val="af2"/>
      </w:pPr>
      <w:r>
        <w:t xml:space="preserve">        {</w:t>
      </w:r>
    </w:p>
    <w:p w:rsidR="00617D64" w:rsidRDefault="00617D64" w:rsidP="00617D64">
      <w:pPr>
        <w:pStyle w:val="af2"/>
      </w:pPr>
      <w:r>
        <w:t xml:space="preserve">            get</w:t>
      </w:r>
    </w:p>
    <w:p w:rsidR="00617D64" w:rsidRDefault="00617D64" w:rsidP="00617D64">
      <w:pPr>
        <w:pStyle w:val="af2"/>
      </w:pPr>
      <w:r>
        <w:t xml:space="preserve">            {</w:t>
      </w:r>
    </w:p>
    <w:p w:rsidR="00617D64" w:rsidRDefault="00617D64" w:rsidP="00617D64">
      <w:pPr>
        <w:pStyle w:val="af2"/>
      </w:pPr>
      <w:r>
        <w:t xml:space="preserve">                object[] attributes = Assembly.GetExecutingAssembly().GetCustomAttributes(typeof(AssemblyTitleAttribute), false);</w:t>
      </w:r>
    </w:p>
    <w:p w:rsidR="00617D64" w:rsidRDefault="00617D64" w:rsidP="00617D64">
      <w:pPr>
        <w:pStyle w:val="af2"/>
      </w:pPr>
      <w:r>
        <w:t xml:space="preserve">                if (attributes.Length &gt; 0)</w:t>
      </w:r>
    </w:p>
    <w:p w:rsidR="00617D64" w:rsidRDefault="00617D64" w:rsidP="00617D64">
      <w:pPr>
        <w:pStyle w:val="af2"/>
      </w:pPr>
      <w:r>
        <w:t xml:space="preserve">                {</w:t>
      </w:r>
    </w:p>
    <w:p w:rsidR="00617D64" w:rsidRDefault="00617D64" w:rsidP="00617D64">
      <w:pPr>
        <w:pStyle w:val="af2"/>
      </w:pPr>
      <w:r>
        <w:t xml:space="preserve">                    AssemblyTitleAttribute titleAttribute = (AssemblyTitleAttribute)attributes[0];</w:t>
      </w:r>
    </w:p>
    <w:p w:rsidR="00617D64" w:rsidRDefault="00617D64" w:rsidP="00617D64">
      <w:pPr>
        <w:pStyle w:val="af2"/>
      </w:pPr>
      <w:r>
        <w:t xml:space="preserve">                    if (titleAttribute.Title != "")</w:t>
      </w:r>
    </w:p>
    <w:p w:rsidR="00617D64" w:rsidRDefault="00617D64" w:rsidP="00617D64">
      <w:pPr>
        <w:pStyle w:val="af2"/>
      </w:pPr>
      <w:r>
        <w:t xml:space="preserve">                    {</w:t>
      </w:r>
    </w:p>
    <w:p w:rsidR="00617D64" w:rsidRDefault="00617D64" w:rsidP="00617D64">
      <w:pPr>
        <w:pStyle w:val="af2"/>
      </w:pPr>
      <w:r>
        <w:t xml:space="preserve">                        return titleAttribute.Title;</w:t>
      </w:r>
    </w:p>
    <w:p w:rsidR="00617D64" w:rsidRDefault="00617D64" w:rsidP="00617D64">
      <w:pPr>
        <w:pStyle w:val="af2"/>
      </w:pPr>
      <w:r>
        <w:t xml:space="preserve">                    }</w:t>
      </w:r>
    </w:p>
    <w:p w:rsidR="00617D64" w:rsidRDefault="00617D64" w:rsidP="00617D64">
      <w:pPr>
        <w:pStyle w:val="af2"/>
      </w:pPr>
      <w:r>
        <w:lastRenderedPageBreak/>
        <w:t xml:space="preserve">                }</w:t>
      </w:r>
    </w:p>
    <w:p w:rsidR="00617D64" w:rsidRDefault="00617D64" w:rsidP="00617D64">
      <w:pPr>
        <w:pStyle w:val="af2"/>
      </w:pPr>
      <w:r>
        <w:t xml:space="preserve">                return System.IO.Path.GetFileNameWithoutExtension(Assembly.GetExecutingAssembly().CodeBase);</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p>
    <w:p w:rsidR="00617D64" w:rsidRDefault="00617D64" w:rsidP="00617D64">
      <w:pPr>
        <w:pStyle w:val="af2"/>
      </w:pPr>
      <w:r>
        <w:t xml:space="preserve">        public string AssemblyVersion</w:t>
      </w:r>
    </w:p>
    <w:p w:rsidR="00617D64" w:rsidRDefault="00617D64" w:rsidP="00617D64">
      <w:pPr>
        <w:pStyle w:val="af2"/>
      </w:pPr>
      <w:r>
        <w:t xml:space="preserve">        {</w:t>
      </w:r>
    </w:p>
    <w:p w:rsidR="00617D64" w:rsidRDefault="00617D64" w:rsidP="00617D64">
      <w:pPr>
        <w:pStyle w:val="af2"/>
      </w:pPr>
      <w:r>
        <w:t xml:space="preserve">            get</w:t>
      </w:r>
    </w:p>
    <w:p w:rsidR="00617D64" w:rsidRDefault="00617D64" w:rsidP="00617D64">
      <w:pPr>
        <w:pStyle w:val="af2"/>
      </w:pPr>
      <w:r>
        <w:t xml:space="preserve">            {</w:t>
      </w:r>
    </w:p>
    <w:p w:rsidR="00617D64" w:rsidRDefault="00617D64" w:rsidP="00617D64">
      <w:pPr>
        <w:pStyle w:val="af2"/>
      </w:pPr>
      <w:r>
        <w:t xml:space="preserve">                return Assembly.GetExecutingAssembly().GetName().Version.ToString();</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p>
    <w:p w:rsidR="00617D64" w:rsidRDefault="00617D64" w:rsidP="00617D64">
      <w:pPr>
        <w:pStyle w:val="af2"/>
      </w:pPr>
      <w:r>
        <w:t xml:space="preserve">        public string AssemblyDescription</w:t>
      </w:r>
    </w:p>
    <w:p w:rsidR="00617D64" w:rsidRDefault="00617D64" w:rsidP="00617D64">
      <w:pPr>
        <w:pStyle w:val="af2"/>
      </w:pPr>
      <w:r>
        <w:t xml:space="preserve">        {</w:t>
      </w:r>
    </w:p>
    <w:p w:rsidR="00617D64" w:rsidRDefault="00617D64" w:rsidP="00617D64">
      <w:pPr>
        <w:pStyle w:val="af2"/>
      </w:pPr>
      <w:r>
        <w:t xml:space="preserve">            get</w:t>
      </w:r>
    </w:p>
    <w:p w:rsidR="00617D64" w:rsidRDefault="00617D64" w:rsidP="00617D64">
      <w:pPr>
        <w:pStyle w:val="af2"/>
      </w:pPr>
      <w:r>
        <w:t xml:space="preserve">            {</w:t>
      </w:r>
    </w:p>
    <w:p w:rsidR="00617D64" w:rsidRDefault="00617D64" w:rsidP="00617D64">
      <w:pPr>
        <w:pStyle w:val="af2"/>
      </w:pPr>
      <w:r>
        <w:t xml:space="preserve">                object[] attributes = Assembly.GetExecutingAssembly().GetCustomAttributes(typeof(AssemblyDescriptionAttribute), false);</w:t>
      </w:r>
    </w:p>
    <w:p w:rsidR="00617D64" w:rsidRDefault="00617D64" w:rsidP="00617D64">
      <w:pPr>
        <w:pStyle w:val="af2"/>
      </w:pPr>
      <w:r>
        <w:t xml:space="preserve">                if (attributes.Length == 0)</w:t>
      </w:r>
    </w:p>
    <w:p w:rsidR="00617D64" w:rsidRDefault="00617D64" w:rsidP="00617D64">
      <w:pPr>
        <w:pStyle w:val="af2"/>
      </w:pPr>
      <w:r>
        <w:t xml:space="preserve">                {</w:t>
      </w:r>
    </w:p>
    <w:p w:rsidR="00617D64" w:rsidRDefault="00617D64" w:rsidP="00617D64">
      <w:pPr>
        <w:pStyle w:val="af2"/>
      </w:pPr>
      <w:r>
        <w:t xml:space="preserve">                    return "";</w:t>
      </w:r>
    </w:p>
    <w:p w:rsidR="00617D64" w:rsidRDefault="00617D64" w:rsidP="00617D64">
      <w:pPr>
        <w:pStyle w:val="af2"/>
      </w:pPr>
      <w:r>
        <w:t xml:space="preserve">                }</w:t>
      </w:r>
    </w:p>
    <w:p w:rsidR="00617D64" w:rsidRDefault="00617D64" w:rsidP="00617D64">
      <w:pPr>
        <w:pStyle w:val="af2"/>
      </w:pPr>
      <w:r>
        <w:t xml:space="preserve">                return ((AssemblyDescriptionAttribute)attributes[0]).Description;</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p>
    <w:p w:rsidR="00617D64" w:rsidRDefault="00617D64" w:rsidP="00617D64">
      <w:pPr>
        <w:pStyle w:val="af2"/>
      </w:pPr>
      <w:r>
        <w:t xml:space="preserve">        public string AssemblyProduct</w:t>
      </w:r>
    </w:p>
    <w:p w:rsidR="00617D64" w:rsidRDefault="00617D64" w:rsidP="00617D64">
      <w:pPr>
        <w:pStyle w:val="af2"/>
      </w:pPr>
      <w:r>
        <w:t xml:space="preserve">        {</w:t>
      </w:r>
    </w:p>
    <w:p w:rsidR="00617D64" w:rsidRDefault="00617D64" w:rsidP="00617D64">
      <w:pPr>
        <w:pStyle w:val="af2"/>
      </w:pPr>
      <w:r>
        <w:t xml:space="preserve">            get</w:t>
      </w:r>
    </w:p>
    <w:p w:rsidR="00617D64" w:rsidRDefault="00617D64" w:rsidP="00617D64">
      <w:pPr>
        <w:pStyle w:val="af2"/>
      </w:pPr>
      <w:r>
        <w:t xml:space="preserve">            {</w:t>
      </w:r>
    </w:p>
    <w:p w:rsidR="00617D64" w:rsidRDefault="00617D64" w:rsidP="00617D64">
      <w:pPr>
        <w:pStyle w:val="af2"/>
      </w:pPr>
      <w:r>
        <w:t xml:space="preserve">                object[] attributes = Assembly.GetExecutingAssembly().GetCustomAttributes(typeof(AssemblyProductAttribute), false);</w:t>
      </w:r>
    </w:p>
    <w:p w:rsidR="00617D64" w:rsidRDefault="00617D64" w:rsidP="00617D64">
      <w:pPr>
        <w:pStyle w:val="af2"/>
      </w:pPr>
      <w:r>
        <w:t xml:space="preserve">                if (attributes.Length == 0)</w:t>
      </w:r>
    </w:p>
    <w:p w:rsidR="00617D64" w:rsidRDefault="00617D64" w:rsidP="00617D64">
      <w:pPr>
        <w:pStyle w:val="af2"/>
      </w:pPr>
      <w:r>
        <w:t xml:space="preserve">                {</w:t>
      </w:r>
    </w:p>
    <w:p w:rsidR="00617D64" w:rsidRDefault="00617D64" w:rsidP="00617D64">
      <w:pPr>
        <w:pStyle w:val="af2"/>
      </w:pPr>
      <w:r>
        <w:t xml:space="preserve">                    return "";</w:t>
      </w:r>
    </w:p>
    <w:p w:rsidR="00617D64" w:rsidRDefault="00617D64" w:rsidP="00617D64">
      <w:pPr>
        <w:pStyle w:val="af2"/>
      </w:pPr>
      <w:r>
        <w:t xml:space="preserve">                }</w:t>
      </w:r>
    </w:p>
    <w:p w:rsidR="00617D64" w:rsidRDefault="00617D64" w:rsidP="00617D64">
      <w:pPr>
        <w:pStyle w:val="af2"/>
      </w:pPr>
      <w:r>
        <w:t xml:space="preserve">                return ((AssemblyProductAttribute)attributes[0]).Product;</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p>
    <w:p w:rsidR="00617D64" w:rsidRDefault="00617D64" w:rsidP="00617D64">
      <w:pPr>
        <w:pStyle w:val="af2"/>
      </w:pPr>
      <w:r>
        <w:t xml:space="preserve">        public string AssemblyCopyright</w:t>
      </w:r>
    </w:p>
    <w:p w:rsidR="00617D64" w:rsidRDefault="00617D64" w:rsidP="00617D64">
      <w:pPr>
        <w:pStyle w:val="af2"/>
      </w:pPr>
      <w:r>
        <w:t xml:space="preserve">        {</w:t>
      </w:r>
    </w:p>
    <w:p w:rsidR="00617D64" w:rsidRDefault="00617D64" w:rsidP="00617D64">
      <w:pPr>
        <w:pStyle w:val="af2"/>
      </w:pPr>
      <w:r>
        <w:lastRenderedPageBreak/>
        <w:t xml:space="preserve">            get</w:t>
      </w:r>
    </w:p>
    <w:p w:rsidR="00617D64" w:rsidRDefault="00617D64" w:rsidP="00617D64">
      <w:pPr>
        <w:pStyle w:val="af2"/>
      </w:pPr>
      <w:r>
        <w:t xml:space="preserve">            {</w:t>
      </w:r>
    </w:p>
    <w:p w:rsidR="00617D64" w:rsidRDefault="00617D64" w:rsidP="00617D64">
      <w:pPr>
        <w:pStyle w:val="af2"/>
      </w:pPr>
      <w:r>
        <w:t xml:space="preserve">                object[] attributes = Assembly.GetExecutingAssembly().GetCustomAttributes(typeof(AssemblyCopyrightAttribute), false);</w:t>
      </w:r>
    </w:p>
    <w:p w:rsidR="00617D64" w:rsidRDefault="00617D64" w:rsidP="00617D64">
      <w:pPr>
        <w:pStyle w:val="af2"/>
      </w:pPr>
      <w:r>
        <w:t xml:space="preserve">                if (attributes.Length == 0)</w:t>
      </w:r>
    </w:p>
    <w:p w:rsidR="00617D64" w:rsidRDefault="00617D64" w:rsidP="00617D64">
      <w:pPr>
        <w:pStyle w:val="af2"/>
      </w:pPr>
      <w:r>
        <w:t xml:space="preserve">                {</w:t>
      </w:r>
    </w:p>
    <w:p w:rsidR="00617D64" w:rsidRDefault="00617D64" w:rsidP="00617D64">
      <w:pPr>
        <w:pStyle w:val="af2"/>
      </w:pPr>
      <w:r>
        <w:t xml:space="preserve">                    return "";</w:t>
      </w:r>
    </w:p>
    <w:p w:rsidR="00617D64" w:rsidRDefault="00617D64" w:rsidP="00617D64">
      <w:pPr>
        <w:pStyle w:val="af2"/>
      </w:pPr>
      <w:r>
        <w:t xml:space="preserve">                }</w:t>
      </w:r>
    </w:p>
    <w:p w:rsidR="00617D64" w:rsidRDefault="00617D64" w:rsidP="00617D64">
      <w:pPr>
        <w:pStyle w:val="af2"/>
      </w:pPr>
      <w:r>
        <w:t xml:space="preserve">                return ((AssemblyCopyrightAttribute)attributes[0]).Copyright;</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p>
    <w:p w:rsidR="00617D64" w:rsidRDefault="00617D64" w:rsidP="00617D64">
      <w:pPr>
        <w:pStyle w:val="af2"/>
      </w:pPr>
      <w:r>
        <w:t xml:space="preserve">        public string AssemblyCompany</w:t>
      </w:r>
    </w:p>
    <w:p w:rsidR="00617D64" w:rsidRDefault="00617D64" w:rsidP="00617D64">
      <w:pPr>
        <w:pStyle w:val="af2"/>
      </w:pPr>
      <w:r>
        <w:t xml:space="preserve">        {</w:t>
      </w:r>
    </w:p>
    <w:p w:rsidR="00617D64" w:rsidRDefault="00617D64" w:rsidP="00617D64">
      <w:pPr>
        <w:pStyle w:val="af2"/>
      </w:pPr>
      <w:r>
        <w:t xml:space="preserve">            get</w:t>
      </w:r>
    </w:p>
    <w:p w:rsidR="00617D64" w:rsidRDefault="00617D64" w:rsidP="00617D64">
      <w:pPr>
        <w:pStyle w:val="af2"/>
      </w:pPr>
      <w:r>
        <w:t xml:space="preserve">            {</w:t>
      </w:r>
    </w:p>
    <w:p w:rsidR="00617D64" w:rsidRDefault="00617D64" w:rsidP="00617D64">
      <w:pPr>
        <w:pStyle w:val="af2"/>
      </w:pPr>
      <w:r>
        <w:t xml:space="preserve">                object[] attributes = Assembly.GetExecutingAssembly().GetCustomAttributes(typeof(AssemblyCompanyAttribute), false);</w:t>
      </w:r>
    </w:p>
    <w:p w:rsidR="00617D64" w:rsidRDefault="00617D64" w:rsidP="00617D64">
      <w:pPr>
        <w:pStyle w:val="af2"/>
      </w:pPr>
      <w:r>
        <w:t xml:space="preserve">                if (attributes.Length == 0)</w:t>
      </w:r>
    </w:p>
    <w:p w:rsidR="00617D64" w:rsidRDefault="00617D64" w:rsidP="00617D64">
      <w:pPr>
        <w:pStyle w:val="af2"/>
      </w:pPr>
      <w:r>
        <w:t xml:space="preserve">                {</w:t>
      </w:r>
    </w:p>
    <w:p w:rsidR="00617D64" w:rsidRDefault="00617D64" w:rsidP="00617D64">
      <w:pPr>
        <w:pStyle w:val="af2"/>
      </w:pPr>
      <w:r>
        <w:t xml:space="preserve">                    return "";</w:t>
      </w:r>
    </w:p>
    <w:p w:rsidR="00617D64" w:rsidRDefault="00617D64" w:rsidP="00617D64">
      <w:pPr>
        <w:pStyle w:val="af2"/>
      </w:pPr>
      <w:r>
        <w:t xml:space="preserve">                }</w:t>
      </w:r>
    </w:p>
    <w:p w:rsidR="00617D64" w:rsidRDefault="00617D64" w:rsidP="00617D64">
      <w:pPr>
        <w:pStyle w:val="af2"/>
      </w:pPr>
      <w:r>
        <w:t xml:space="preserve">                return ((AssemblyCompanyAttribute)attributes[0]).Company;</w:t>
      </w:r>
    </w:p>
    <w:p w:rsidR="00617D64" w:rsidRDefault="00617D64" w:rsidP="00617D64">
      <w:pPr>
        <w:pStyle w:val="af2"/>
      </w:pPr>
      <w:r>
        <w:t xml:space="preserve">            }</w:t>
      </w:r>
    </w:p>
    <w:p w:rsidR="00617D64" w:rsidRDefault="00617D64" w:rsidP="00617D64">
      <w:pPr>
        <w:pStyle w:val="af2"/>
      </w:pPr>
      <w:r>
        <w:t xml:space="preserve">        }</w:t>
      </w:r>
    </w:p>
    <w:p w:rsidR="00617D64" w:rsidRDefault="00617D64" w:rsidP="00617D64">
      <w:pPr>
        <w:pStyle w:val="af2"/>
      </w:pPr>
      <w:r>
        <w:t xml:space="preserve">        #endregion</w:t>
      </w:r>
    </w:p>
    <w:p w:rsidR="00617D64" w:rsidRDefault="00617D64" w:rsidP="00617D64">
      <w:pPr>
        <w:pStyle w:val="af2"/>
      </w:pPr>
      <w:r>
        <w:t xml:space="preserve">    }</w:t>
      </w:r>
    </w:p>
    <w:p w:rsidR="00617D64" w:rsidRDefault="00617D64" w:rsidP="00617D64">
      <w:pPr>
        <w:pStyle w:val="af2"/>
      </w:pPr>
      <w:r>
        <w:t>}</w:t>
      </w:r>
    </w:p>
    <w:p w:rsidR="00617D64" w:rsidRPr="001211C9" w:rsidRDefault="00617D64" w:rsidP="00617D64">
      <w:pPr>
        <w:spacing w:after="160" w:line="259" w:lineRule="auto"/>
        <w:jc w:val="center"/>
        <w:rPr>
          <w:rFonts w:cs="Times New Roman"/>
          <w:szCs w:val="28"/>
          <w:lang w:val="en-US"/>
        </w:rPr>
      </w:pPr>
      <w:r w:rsidRPr="00C20D79">
        <w:rPr>
          <w:rFonts w:cs="Times New Roman"/>
          <w:szCs w:val="28"/>
        </w:rPr>
        <w:t>Файл</w:t>
      </w:r>
      <w:r w:rsidRPr="001211C9">
        <w:rPr>
          <w:rFonts w:cs="Times New Roman"/>
          <w:szCs w:val="28"/>
          <w:lang w:val="en-US"/>
        </w:rPr>
        <w:t xml:space="preserve"> «</w:t>
      </w:r>
      <w:r>
        <w:rPr>
          <w:rFonts w:cs="Times New Roman"/>
          <w:i/>
          <w:szCs w:val="28"/>
          <w:lang w:val="en-US"/>
        </w:rPr>
        <w:t>AddAccount</w:t>
      </w:r>
      <w:r w:rsidRPr="00617D64">
        <w:rPr>
          <w:rFonts w:cs="Times New Roman"/>
          <w:i/>
          <w:szCs w:val="28"/>
          <w:lang w:val="en-US"/>
        </w:rPr>
        <w:t>Form</w:t>
      </w:r>
      <w:r w:rsidRPr="001211C9">
        <w:rPr>
          <w:rFonts w:cs="Times New Roman"/>
          <w:i/>
          <w:szCs w:val="28"/>
          <w:lang w:val="en-US"/>
        </w:rPr>
        <w:t>.</w:t>
      </w:r>
      <w:r w:rsidRPr="00617D64">
        <w:rPr>
          <w:rFonts w:cs="Times New Roman"/>
          <w:i/>
          <w:szCs w:val="28"/>
          <w:lang w:val="en-US"/>
        </w:rPr>
        <w:t>cs</w:t>
      </w:r>
      <w:r w:rsidRPr="001211C9">
        <w:rPr>
          <w:rFonts w:cs="Times New Roman"/>
          <w:szCs w:val="28"/>
          <w:lang w:val="en-US"/>
        </w:rPr>
        <w:t>»</w:t>
      </w:r>
    </w:p>
    <w:p w:rsidR="001211C9" w:rsidRDefault="001211C9" w:rsidP="001211C9">
      <w:pPr>
        <w:pStyle w:val="af2"/>
      </w:pPr>
      <w:r>
        <w:t>using PasswordManager.Classes;</w:t>
      </w:r>
    </w:p>
    <w:p w:rsidR="001211C9" w:rsidRDefault="001211C9" w:rsidP="001211C9">
      <w:pPr>
        <w:pStyle w:val="af2"/>
      </w:pPr>
      <w:r>
        <w:t>using System;</w:t>
      </w:r>
    </w:p>
    <w:p w:rsidR="001211C9" w:rsidRDefault="001211C9" w:rsidP="001211C9">
      <w:pPr>
        <w:pStyle w:val="af2"/>
      </w:pPr>
      <w:r>
        <w:t>using System.Collections.Generic;</w:t>
      </w:r>
    </w:p>
    <w:p w:rsidR="001211C9" w:rsidRDefault="001211C9" w:rsidP="001211C9">
      <w:pPr>
        <w:pStyle w:val="af2"/>
      </w:pPr>
      <w:r>
        <w:t>using System.ComponentModel;</w:t>
      </w:r>
    </w:p>
    <w:p w:rsidR="001211C9" w:rsidRDefault="001211C9" w:rsidP="001211C9">
      <w:pPr>
        <w:pStyle w:val="af2"/>
      </w:pPr>
      <w:r>
        <w:t>using System.Data;</w:t>
      </w:r>
    </w:p>
    <w:p w:rsidR="001211C9" w:rsidRDefault="001211C9" w:rsidP="001211C9">
      <w:pPr>
        <w:pStyle w:val="af2"/>
      </w:pPr>
      <w:r>
        <w:t>using System.Drawing;</w:t>
      </w:r>
    </w:p>
    <w:p w:rsidR="001211C9" w:rsidRDefault="001211C9" w:rsidP="001211C9">
      <w:pPr>
        <w:pStyle w:val="af2"/>
      </w:pPr>
      <w:r>
        <w:t>using System.Linq;</w:t>
      </w:r>
    </w:p>
    <w:p w:rsidR="001211C9" w:rsidRDefault="001211C9" w:rsidP="001211C9">
      <w:pPr>
        <w:pStyle w:val="af2"/>
      </w:pPr>
      <w:r>
        <w:t>using System.Text;</w:t>
      </w:r>
    </w:p>
    <w:p w:rsidR="001211C9" w:rsidRDefault="001211C9" w:rsidP="001211C9">
      <w:pPr>
        <w:pStyle w:val="af2"/>
      </w:pPr>
      <w:r>
        <w:t>using System.Threading.Tasks;</w:t>
      </w:r>
    </w:p>
    <w:p w:rsidR="001211C9" w:rsidRDefault="001211C9" w:rsidP="001211C9">
      <w:pPr>
        <w:pStyle w:val="af2"/>
      </w:pPr>
      <w:r>
        <w:t>using System.Windows.Forms;</w:t>
      </w:r>
    </w:p>
    <w:p w:rsidR="001211C9" w:rsidRDefault="001211C9" w:rsidP="001211C9">
      <w:pPr>
        <w:pStyle w:val="af2"/>
      </w:pPr>
    </w:p>
    <w:p w:rsidR="001211C9" w:rsidRDefault="001211C9" w:rsidP="001211C9">
      <w:pPr>
        <w:pStyle w:val="af2"/>
      </w:pPr>
      <w:r>
        <w:t>namespace PasswordManager.Forms</w:t>
      </w:r>
    </w:p>
    <w:p w:rsidR="001211C9" w:rsidRDefault="001211C9" w:rsidP="001211C9">
      <w:pPr>
        <w:pStyle w:val="af2"/>
      </w:pPr>
      <w:r>
        <w:t>{</w:t>
      </w:r>
    </w:p>
    <w:p w:rsidR="001211C9" w:rsidRDefault="001211C9" w:rsidP="001211C9">
      <w:pPr>
        <w:pStyle w:val="af2"/>
      </w:pPr>
      <w:r>
        <w:t xml:space="preserve">    public partial class AddAccountForm : Form</w:t>
      </w:r>
    </w:p>
    <w:p w:rsidR="001211C9" w:rsidRDefault="001211C9" w:rsidP="001211C9">
      <w:pPr>
        <w:pStyle w:val="af2"/>
      </w:pPr>
      <w:r>
        <w:t xml:space="preserve">    {</w:t>
      </w:r>
    </w:p>
    <w:p w:rsidR="001211C9" w:rsidRDefault="001211C9" w:rsidP="001211C9">
      <w:pPr>
        <w:pStyle w:val="af2"/>
      </w:pPr>
      <w:r>
        <w:t xml:space="preserve">        public AccountEntry account;</w:t>
      </w:r>
    </w:p>
    <w:p w:rsidR="001211C9" w:rsidRDefault="001211C9" w:rsidP="001211C9">
      <w:pPr>
        <w:pStyle w:val="af2"/>
      </w:pPr>
      <w:r>
        <w:lastRenderedPageBreak/>
        <w:t xml:space="preserve">        MasterKey key;</w:t>
      </w:r>
    </w:p>
    <w:p w:rsidR="001211C9" w:rsidRDefault="001211C9" w:rsidP="001211C9">
      <w:pPr>
        <w:pStyle w:val="af2"/>
      </w:pPr>
      <w:r>
        <w:t xml:space="preserve">        Dictionary&lt;string, string&gt; properties;</w:t>
      </w:r>
    </w:p>
    <w:p w:rsidR="001211C9" w:rsidRDefault="001211C9" w:rsidP="001211C9">
      <w:pPr>
        <w:pStyle w:val="af2"/>
      </w:pPr>
    </w:p>
    <w:p w:rsidR="001211C9" w:rsidRDefault="001211C9" w:rsidP="001211C9">
      <w:pPr>
        <w:pStyle w:val="af2"/>
      </w:pPr>
      <w:r>
        <w:t xml:space="preserve">        public AddAccountForm(MasterKey key)</w:t>
      </w:r>
    </w:p>
    <w:p w:rsidR="001211C9" w:rsidRDefault="001211C9" w:rsidP="001211C9">
      <w:pPr>
        <w:pStyle w:val="af2"/>
      </w:pPr>
      <w:r>
        <w:t xml:space="preserve">        {</w:t>
      </w:r>
    </w:p>
    <w:p w:rsidR="001211C9" w:rsidRDefault="001211C9" w:rsidP="001211C9">
      <w:pPr>
        <w:pStyle w:val="af2"/>
      </w:pPr>
      <w:r>
        <w:t xml:space="preserve">            this.key = key;</w:t>
      </w:r>
    </w:p>
    <w:p w:rsidR="001211C9" w:rsidRDefault="001211C9" w:rsidP="001211C9">
      <w:pPr>
        <w:pStyle w:val="af2"/>
      </w:pPr>
      <w:r>
        <w:t xml:space="preserve">            account = null;</w:t>
      </w:r>
    </w:p>
    <w:p w:rsidR="001211C9" w:rsidRDefault="001211C9" w:rsidP="001211C9">
      <w:pPr>
        <w:pStyle w:val="af2"/>
      </w:pPr>
      <w:r>
        <w:t xml:space="preserve">            this.properties = new Dictionary&lt;string, string&gt;();</w:t>
      </w:r>
    </w:p>
    <w:p w:rsidR="001211C9" w:rsidRDefault="001211C9" w:rsidP="001211C9">
      <w:pPr>
        <w:pStyle w:val="af2"/>
      </w:pPr>
      <w:r>
        <w:t xml:space="preserve">            InitializeComponent();</w:t>
      </w:r>
    </w:p>
    <w:p w:rsidR="001211C9" w:rsidRDefault="001211C9" w:rsidP="001211C9">
      <w:pPr>
        <w:pStyle w:val="af2"/>
      </w:pPr>
      <w:r>
        <w:t xml:space="preserve">            this.StartPosition = FormStartPosition.CenterScreen;</w:t>
      </w:r>
    </w:p>
    <w:p w:rsidR="001211C9" w:rsidRDefault="001211C9" w:rsidP="001211C9">
      <w:pPr>
        <w:pStyle w:val="af2"/>
      </w:pPr>
      <w:r>
        <w:t xml:space="preserve">            txtPassword.UseSystemPasswordChar = true;</w:t>
      </w:r>
    </w:p>
    <w:p w:rsidR="001211C9" w:rsidRDefault="001211C9" w:rsidP="001211C9">
      <w:pPr>
        <w:pStyle w:val="af2"/>
      </w:pPr>
      <w:r>
        <w:t xml:space="preserve">            // Установка шрифта кнопки, поддерживающего символы Unicode</w:t>
      </w:r>
    </w:p>
    <w:p w:rsidR="001211C9" w:rsidRDefault="001211C9" w:rsidP="001211C9">
      <w:pPr>
        <w:pStyle w:val="af2"/>
      </w:pPr>
      <w:r>
        <w:t xml:space="preserve">            btnShowPassword.Font = new Font("Segoe UI Emoji", 8);</w:t>
      </w:r>
    </w:p>
    <w:p w:rsidR="001211C9" w:rsidRPr="001211C9" w:rsidRDefault="001211C9" w:rsidP="001211C9">
      <w:pPr>
        <w:pStyle w:val="af2"/>
        <w:rPr>
          <w:lang w:val="ru-RU"/>
        </w:rPr>
      </w:pPr>
      <w:r>
        <w:t xml:space="preserve">            </w:t>
      </w:r>
      <w:r w:rsidRPr="001211C9">
        <w:rPr>
          <w:lang w:val="ru-RU"/>
        </w:rPr>
        <w:t>// Установка текста кнопки на символ глаза</w:t>
      </w:r>
    </w:p>
    <w:p w:rsidR="001211C9" w:rsidRDefault="001211C9" w:rsidP="001211C9">
      <w:pPr>
        <w:pStyle w:val="af2"/>
      </w:pPr>
      <w:r w:rsidRPr="001211C9">
        <w:rPr>
          <w:lang w:val="ru-RU"/>
        </w:rPr>
        <w:t xml:space="preserve">            </w:t>
      </w:r>
      <w:r>
        <w:t>btnShowPassword.Text = "\U0001F441";</w:t>
      </w:r>
    </w:p>
    <w:p w:rsidR="001211C9" w:rsidRDefault="001211C9" w:rsidP="001211C9">
      <w:pPr>
        <w:pStyle w:val="af2"/>
      </w:pPr>
    </w:p>
    <w:p w:rsidR="001211C9" w:rsidRDefault="001211C9" w:rsidP="001211C9">
      <w:pPr>
        <w:pStyle w:val="af2"/>
      </w:pPr>
      <w:r>
        <w:t xml:space="preserve">        }</w:t>
      </w:r>
    </w:p>
    <w:p w:rsidR="001211C9" w:rsidRDefault="001211C9" w:rsidP="001211C9">
      <w:pPr>
        <w:pStyle w:val="af2"/>
      </w:pPr>
      <w:r>
        <w:t xml:space="preserve">        public AddAccountForm(AccountEntry account, MasterKey key)</w:t>
      </w:r>
    </w:p>
    <w:p w:rsidR="001211C9" w:rsidRDefault="001211C9" w:rsidP="001211C9">
      <w:pPr>
        <w:pStyle w:val="af2"/>
      </w:pPr>
      <w:r>
        <w:t xml:space="preserve">        {</w:t>
      </w:r>
    </w:p>
    <w:p w:rsidR="001211C9" w:rsidRDefault="001211C9" w:rsidP="001211C9">
      <w:pPr>
        <w:pStyle w:val="af2"/>
      </w:pPr>
      <w:r>
        <w:t xml:space="preserve">            this.properties = new Dictionary&lt;string, string&gt;();</w:t>
      </w:r>
    </w:p>
    <w:p w:rsidR="001211C9" w:rsidRDefault="001211C9" w:rsidP="001211C9">
      <w:pPr>
        <w:pStyle w:val="af2"/>
      </w:pPr>
      <w:r>
        <w:t xml:space="preserve">            InitializeComponent();</w:t>
      </w:r>
    </w:p>
    <w:p w:rsidR="001211C9" w:rsidRDefault="001211C9" w:rsidP="001211C9">
      <w:pPr>
        <w:pStyle w:val="af2"/>
      </w:pPr>
      <w:r>
        <w:t xml:space="preserve">            this.StartPosition = FormStartPosition.CenterScreen;</w:t>
      </w:r>
    </w:p>
    <w:p w:rsidR="001211C9" w:rsidRDefault="001211C9" w:rsidP="001211C9">
      <w:pPr>
        <w:pStyle w:val="af2"/>
      </w:pPr>
      <w:r>
        <w:t xml:space="preserve">            txtPassword.UseSystemPasswordChar = true;</w:t>
      </w:r>
    </w:p>
    <w:p w:rsidR="001211C9" w:rsidRDefault="001211C9" w:rsidP="001211C9">
      <w:pPr>
        <w:pStyle w:val="af2"/>
      </w:pPr>
      <w:r>
        <w:t xml:space="preserve">            // Установка шрифта кнопки, поддерживающего символы Unicode</w:t>
      </w:r>
    </w:p>
    <w:p w:rsidR="001211C9" w:rsidRDefault="001211C9" w:rsidP="001211C9">
      <w:pPr>
        <w:pStyle w:val="af2"/>
      </w:pPr>
      <w:r>
        <w:t xml:space="preserve">            btnShowPassword.Font = new Font("Segoe UI Emoji", 8);</w:t>
      </w:r>
    </w:p>
    <w:p w:rsidR="001211C9" w:rsidRPr="001211C9" w:rsidRDefault="001211C9" w:rsidP="001211C9">
      <w:pPr>
        <w:pStyle w:val="af2"/>
        <w:rPr>
          <w:lang w:val="ru-RU"/>
        </w:rPr>
      </w:pPr>
      <w:r>
        <w:t xml:space="preserve">            </w:t>
      </w:r>
      <w:r w:rsidRPr="001211C9">
        <w:rPr>
          <w:lang w:val="ru-RU"/>
        </w:rPr>
        <w:t>// Установка текста кнопки на символ глаза</w:t>
      </w:r>
    </w:p>
    <w:p w:rsidR="001211C9" w:rsidRDefault="001211C9" w:rsidP="001211C9">
      <w:pPr>
        <w:pStyle w:val="af2"/>
      </w:pPr>
      <w:r w:rsidRPr="001211C9">
        <w:rPr>
          <w:lang w:val="ru-RU"/>
        </w:rPr>
        <w:t xml:space="preserve">            </w:t>
      </w:r>
      <w:r>
        <w:t>btnShowPassword.Text = "\U0001F441";</w:t>
      </w:r>
    </w:p>
    <w:p w:rsidR="001211C9" w:rsidRDefault="001211C9" w:rsidP="001211C9">
      <w:pPr>
        <w:pStyle w:val="af2"/>
      </w:pPr>
    </w:p>
    <w:p w:rsidR="001211C9" w:rsidRDefault="001211C9" w:rsidP="001211C9">
      <w:pPr>
        <w:pStyle w:val="af2"/>
      </w:pPr>
      <w:r>
        <w:t xml:space="preserve">            txtAccountName.Text = account.accountName;</w:t>
      </w:r>
    </w:p>
    <w:p w:rsidR="001211C9" w:rsidRDefault="001211C9" w:rsidP="001211C9">
      <w:pPr>
        <w:pStyle w:val="af2"/>
      </w:pPr>
      <w:r>
        <w:t xml:space="preserve">            txtLogin.Text = account.login;</w:t>
      </w:r>
    </w:p>
    <w:p w:rsidR="001211C9" w:rsidRPr="004F4663" w:rsidRDefault="001211C9" w:rsidP="001211C9">
      <w:pPr>
        <w:pStyle w:val="af2"/>
      </w:pPr>
      <w:r>
        <w:t xml:space="preserve">            txtPassword</w:t>
      </w:r>
      <w:r w:rsidRPr="004F4663">
        <w:t>.</w:t>
      </w:r>
      <w:r>
        <w:t>Text</w:t>
      </w:r>
      <w:r w:rsidRPr="004F4663">
        <w:t xml:space="preserve"> = "</w:t>
      </w:r>
      <w:r w:rsidRPr="007056FB">
        <w:rPr>
          <w:lang w:val="ru-RU"/>
        </w:rPr>
        <w:t>Измените</w:t>
      </w:r>
      <w:r w:rsidRPr="004F4663">
        <w:t xml:space="preserve"> </w:t>
      </w:r>
      <w:r w:rsidRPr="007056FB">
        <w:rPr>
          <w:lang w:val="ru-RU"/>
        </w:rPr>
        <w:t>это</w:t>
      </w:r>
      <w:r w:rsidRPr="004F4663">
        <w:t xml:space="preserve"> </w:t>
      </w:r>
      <w:r w:rsidRPr="007056FB">
        <w:rPr>
          <w:lang w:val="ru-RU"/>
        </w:rPr>
        <w:t>поле</w:t>
      </w:r>
      <w:r w:rsidRPr="004F4663">
        <w:t xml:space="preserve">, </w:t>
      </w:r>
      <w:r w:rsidRPr="007056FB">
        <w:rPr>
          <w:lang w:val="ru-RU"/>
        </w:rPr>
        <w:t>чтобы</w:t>
      </w:r>
      <w:r w:rsidRPr="004F4663">
        <w:t xml:space="preserve"> </w:t>
      </w:r>
      <w:r w:rsidRPr="007056FB">
        <w:rPr>
          <w:lang w:val="ru-RU"/>
        </w:rPr>
        <w:t>поменять</w:t>
      </w:r>
      <w:r w:rsidRPr="004F4663">
        <w:t xml:space="preserve"> </w:t>
      </w:r>
      <w:r w:rsidRPr="007056FB">
        <w:rPr>
          <w:lang w:val="ru-RU"/>
        </w:rPr>
        <w:t>пароль</w:t>
      </w:r>
      <w:r w:rsidRPr="004F4663">
        <w:t>";</w:t>
      </w:r>
    </w:p>
    <w:p w:rsidR="001211C9" w:rsidRDefault="001211C9" w:rsidP="001211C9">
      <w:pPr>
        <w:pStyle w:val="af2"/>
      </w:pPr>
      <w:r w:rsidRPr="004F4663">
        <w:t xml:space="preserve">            </w:t>
      </w:r>
      <w:r>
        <w:t>this.account = account;</w:t>
      </w:r>
    </w:p>
    <w:p w:rsidR="001211C9" w:rsidRDefault="001211C9" w:rsidP="001211C9">
      <w:pPr>
        <w:pStyle w:val="af2"/>
      </w:pPr>
      <w:r>
        <w:t xml:space="preserve">            this.key = key;</w:t>
      </w:r>
    </w:p>
    <w:p w:rsidR="001211C9" w:rsidRDefault="001211C9" w:rsidP="001211C9">
      <w:pPr>
        <w:pStyle w:val="af2"/>
      </w:pPr>
      <w:r>
        <w:t xml:space="preserve">            foreach (var property in account.properties) </w:t>
      </w:r>
    </w:p>
    <w:p w:rsidR="001211C9" w:rsidRDefault="001211C9" w:rsidP="001211C9">
      <w:pPr>
        <w:pStyle w:val="af2"/>
      </w:pPr>
      <w:r>
        <w:t xml:space="preserve">            {</w:t>
      </w:r>
    </w:p>
    <w:p w:rsidR="001211C9" w:rsidRDefault="001211C9" w:rsidP="001211C9">
      <w:pPr>
        <w:pStyle w:val="af2"/>
      </w:pPr>
      <w:r>
        <w:t xml:space="preserve">                // Создание новых элементов TextBox</w:t>
      </w:r>
    </w:p>
    <w:p w:rsidR="001211C9" w:rsidRDefault="001211C9" w:rsidP="001211C9">
      <w:pPr>
        <w:pStyle w:val="af2"/>
      </w:pPr>
      <w:r>
        <w:t xml:space="preserve">                TextBox keyTextBox = new TextBox();</w:t>
      </w:r>
    </w:p>
    <w:p w:rsidR="001211C9" w:rsidRDefault="001211C9" w:rsidP="001211C9">
      <w:pPr>
        <w:pStyle w:val="af2"/>
      </w:pPr>
      <w:r>
        <w:t xml:space="preserve">                TextBox valueTextBox = new TextBox();</w:t>
      </w:r>
    </w:p>
    <w:p w:rsidR="001211C9" w:rsidRDefault="001211C9" w:rsidP="001211C9">
      <w:pPr>
        <w:pStyle w:val="af2"/>
      </w:pPr>
    </w:p>
    <w:p w:rsidR="001211C9" w:rsidRDefault="001211C9" w:rsidP="001211C9">
      <w:pPr>
        <w:pStyle w:val="af2"/>
      </w:pPr>
      <w:r>
        <w:t xml:space="preserve">                // Установка положения и размеров TextBox</w:t>
      </w:r>
    </w:p>
    <w:p w:rsidR="001211C9" w:rsidRPr="001211C9" w:rsidRDefault="001211C9" w:rsidP="001211C9">
      <w:pPr>
        <w:pStyle w:val="af2"/>
        <w:rPr>
          <w:lang w:val="ru-RU"/>
        </w:rPr>
      </w:pPr>
      <w:r>
        <w:t xml:space="preserve">                keyTextBox</w:t>
      </w:r>
      <w:r w:rsidRPr="001211C9">
        <w:rPr>
          <w:lang w:val="ru-RU"/>
        </w:rPr>
        <w:t>.</w:t>
      </w:r>
      <w:r>
        <w:t>Location</w:t>
      </w:r>
      <w:r w:rsidRPr="001211C9">
        <w:rPr>
          <w:lang w:val="ru-RU"/>
        </w:rPr>
        <w:t xml:space="preserve"> = </w:t>
      </w:r>
      <w:r>
        <w:t>new</w:t>
      </w:r>
      <w:r w:rsidRPr="001211C9">
        <w:rPr>
          <w:lang w:val="ru-RU"/>
        </w:rPr>
        <w:t xml:space="preserve"> </w:t>
      </w:r>
      <w:r>
        <w:t>Point</w:t>
      </w:r>
      <w:r w:rsidRPr="001211C9">
        <w:rPr>
          <w:lang w:val="ru-RU"/>
        </w:rPr>
        <w:t xml:space="preserve">(1, </w:t>
      </w:r>
      <w:r>
        <w:t>pProperties</w:t>
      </w:r>
      <w:r w:rsidRPr="001211C9">
        <w:rPr>
          <w:lang w:val="ru-RU"/>
        </w:rPr>
        <w:t>.</w:t>
      </w:r>
      <w:r>
        <w:t>Controls</w:t>
      </w:r>
      <w:r w:rsidRPr="001211C9">
        <w:rPr>
          <w:lang w:val="ru-RU"/>
        </w:rPr>
        <w:t>.</w:t>
      </w:r>
      <w:r>
        <w:t>Count</w:t>
      </w:r>
      <w:r w:rsidRPr="001211C9">
        <w:rPr>
          <w:lang w:val="ru-RU"/>
        </w:rPr>
        <w:t xml:space="preserve"> * 10); // Расположение по вертикали, учитывая уже имеющиеся элементы</w:t>
      </w:r>
    </w:p>
    <w:p w:rsidR="001211C9" w:rsidRPr="001211C9" w:rsidRDefault="001211C9" w:rsidP="001211C9">
      <w:pPr>
        <w:pStyle w:val="af2"/>
        <w:rPr>
          <w:lang w:val="ru-RU"/>
        </w:rPr>
      </w:pPr>
      <w:r w:rsidRPr="001211C9">
        <w:rPr>
          <w:lang w:val="ru-RU"/>
        </w:rPr>
        <w:t xml:space="preserve">                </w:t>
      </w:r>
      <w:r>
        <w:t>valueTextBox</w:t>
      </w:r>
      <w:r w:rsidRPr="001211C9">
        <w:rPr>
          <w:lang w:val="ru-RU"/>
        </w:rPr>
        <w:t>.</w:t>
      </w:r>
      <w:r>
        <w:t>Location</w:t>
      </w:r>
      <w:r w:rsidRPr="001211C9">
        <w:rPr>
          <w:lang w:val="ru-RU"/>
        </w:rPr>
        <w:t xml:space="preserve"> = </w:t>
      </w:r>
      <w:r>
        <w:t>new</w:t>
      </w:r>
      <w:r w:rsidRPr="001211C9">
        <w:rPr>
          <w:lang w:val="ru-RU"/>
        </w:rPr>
        <w:t xml:space="preserve"> </w:t>
      </w:r>
      <w:r>
        <w:t>Point</w:t>
      </w:r>
      <w:r w:rsidRPr="001211C9">
        <w:rPr>
          <w:lang w:val="ru-RU"/>
        </w:rPr>
        <w:t xml:space="preserve">(101, </w:t>
      </w:r>
      <w:r>
        <w:t>pProperties</w:t>
      </w:r>
      <w:r w:rsidRPr="001211C9">
        <w:rPr>
          <w:lang w:val="ru-RU"/>
        </w:rPr>
        <w:t>.</w:t>
      </w:r>
      <w:r>
        <w:t>Controls</w:t>
      </w:r>
      <w:r w:rsidRPr="001211C9">
        <w:rPr>
          <w:lang w:val="ru-RU"/>
        </w:rPr>
        <w:t>.</w:t>
      </w:r>
      <w:r>
        <w:t>Count</w:t>
      </w:r>
      <w:r w:rsidRPr="001211C9">
        <w:rPr>
          <w:lang w:val="ru-RU"/>
        </w:rPr>
        <w:t xml:space="preserve"> * 10); // Расположение по вертикали, учитывая уже имеющиеся элементы</w:t>
      </w:r>
    </w:p>
    <w:p w:rsidR="001211C9" w:rsidRDefault="001211C9" w:rsidP="001211C9">
      <w:pPr>
        <w:pStyle w:val="af2"/>
      </w:pPr>
      <w:r w:rsidRPr="001211C9">
        <w:rPr>
          <w:lang w:val="ru-RU"/>
        </w:rPr>
        <w:t xml:space="preserve">                </w:t>
      </w:r>
      <w:r>
        <w:t>keyTextBox.Size = new Size(100, 20);</w:t>
      </w:r>
    </w:p>
    <w:p w:rsidR="001211C9" w:rsidRDefault="001211C9" w:rsidP="001211C9">
      <w:pPr>
        <w:pStyle w:val="af2"/>
      </w:pPr>
      <w:r>
        <w:lastRenderedPageBreak/>
        <w:t xml:space="preserve">                valueTextBox.Size = new Size(190, 20);</w:t>
      </w:r>
    </w:p>
    <w:p w:rsidR="001211C9" w:rsidRDefault="001211C9" w:rsidP="001211C9">
      <w:pPr>
        <w:pStyle w:val="af2"/>
      </w:pPr>
    </w:p>
    <w:p w:rsidR="001211C9" w:rsidRDefault="001211C9" w:rsidP="001211C9">
      <w:pPr>
        <w:pStyle w:val="af2"/>
      </w:pPr>
      <w:r>
        <w:t xml:space="preserve">                keyTextBox.Text = property.Key;</w:t>
      </w:r>
    </w:p>
    <w:p w:rsidR="001211C9" w:rsidRDefault="001211C9" w:rsidP="001211C9">
      <w:pPr>
        <w:pStyle w:val="af2"/>
      </w:pPr>
      <w:r>
        <w:t xml:space="preserve">                valueTextBox.Text = property.Value;</w:t>
      </w:r>
    </w:p>
    <w:p w:rsidR="001211C9" w:rsidRDefault="001211C9" w:rsidP="001211C9">
      <w:pPr>
        <w:pStyle w:val="af2"/>
      </w:pPr>
      <w:r>
        <w:t xml:space="preserve">                // Добавление TextBox в Panel</w:t>
      </w:r>
    </w:p>
    <w:p w:rsidR="001211C9" w:rsidRDefault="001211C9" w:rsidP="001211C9">
      <w:pPr>
        <w:pStyle w:val="af2"/>
      </w:pPr>
      <w:r>
        <w:t xml:space="preserve">                pProperties.Controls.Add(keyTextBox);</w:t>
      </w:r>
    </w:p>
    <w:p w:rsidR="001211C9" w:rsidRDefault="001211C9" w:rsidP="001211C9">
      <w:pPr>
        <w:pStyle w:val="af2"/>
      </w:pPr>
      <w:r>
        <w:t xml:space="preserve">                pProperties.Controls.Add(valueTextBox);</w:t>
      </w:r>
    </w:p>
    <w:p w:rsidR="001211C9" w:rsidRDefault="001211C9" w:rsidP="001211C9">
      <w:pPr>
        <w:pStyle w:val="af2"/>
      </w:pPr>
      <w:r>
        <w:t xml:space="preserve">            }</w:t>
      </w: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t xml:space="preserve">        private void btnAddProperty_Click(object sender, EventArgs e)</w:t>
      </w:r>
    </w:p>
    <w:p w:rsidR="001211C9" w:rsidRDefault="001211C9" w:rsidP="001211C9">
      <w:pPr>
        <w:pStyle w:val="af2"/>
      </w:pPr>
      <w:r>
        <w:t xml:space="preserve">        {</w:t>
      </w:r>
    </w:p>
    <w:p w:rsidR="001211C9" w:rsidRDefault="001211C9" w:rsidP="001211C9">
      <w:pPr>
        <w:pStyle w:val="af2"/>
      </w:pPr>
      <w:r>
        <w:t xml:space="preserve">            // Создание новых элементов TextBox</w:t>
      </w:r>
    </w:p>
    <w:p w:rsidR="001211C9" w:rsidRDefault="001211C9" w:rsidP="001211C9">
      <w:pPr>
        <w:pStyle w:val="af2"/>
      </w:pPr>
      <w:r>
        <w:t xml:space="preserve">            TextBox keyTextBox = new TextBox();</w:t>
      </w:r>
    </w:p>
    <w:p w:rsidR="001211C9" w:rsidRDefault="001211C9" w:rsidP="001211C9">
      <w:pPr>
        <w:pStyle w:val="af2"/>
      </w:pPr>
      <w:r>
        <w:t xml:space="preserve">            TextBox valueTextBox = new TextBox();</w:t>
      </w:r>
    </w:p>
    <w:p w:rsidR="001211C9" w:rsidRDefault="001211C9" w:rsidP="001211C9">
      <w:pPr>
        <w:pStyle w:val="af2"/>
      </w:pPr>
    </w:p>
    <w:p w:rsidR="001211C9" w:rsidRDefault="001211C9" w:rsidP="001211C9">
      <w:pPr>
        <w:pStyle w:val="af2"/>
      </w:pPr>
      <w:r>
        <w:t xml:space="preserve">            // Установка положения и размеров TextBox</w:t>
      </w:r>
    </w:p>
    <w:p w:rsidR="001211C9" w:rsidRPr="001211C9" w:rsidRDefault="001211C9" w:rsidP="001211C9">
      <w:pPr>
        <w:pStyle w:val="af2"/>
        <w:rPr>
          <w:lang w:val="ru-RU"/>
        </w:rPr>
      </w:pPr>
      <w:r>
        <w:t xml:space="preserve">            keyTextBox</w:t>
      </w:r>
      <w:r w:rsidRPr="001211C9">
        <w:rPr>
          <w:lang w:val="ru-RU"/>
        </w:rPr>
        <w:t>.</w:t>
      </w:r>
      <w:r>
        <w:t>Location</w:t>
      </w:r>
      <w:r w:rsidRPr="001211C9">
        <w:rPr>
          <w:lang w:val="ru-RU"/>
        </w:rPr>
        <w:t xml:space="preserve"> = </w:t>
      </w:r>
      <w:r>
        <w:t>new</w:t>
      </w:r>
      <w:r w:rsidRPr="001211C9">
        <w:rPr>
          <w:lang w:val="ru-RU"/>
        </w:rPr>
        <w:t xml:space="preserve"> </w:t>
      </w:r>
      <w:r>
        <w:t>Point</w:t>
      </w:r>
      <w:r w:rsidRPr="001211C9">
        <w:rPr>
          <w:lang w:val="ru-RU"/>
        </w:rPr>
        <w:t xml:space="preserve">(1, </w:t>
      </w:r>
      <w:r>
        <w:t>pProperties</w:t>
      </w:r>
      <w:r w:rsidRPr="001211C9">
        <w:rPr>
          <w:lang w:val="ru-RU"/>
        </w:rPr>
        <w:t>.</w:t>
      </w:r>
      <w:r>
        <w:t>Controls</w:t>
      </w:r>
      <w:r w:rsidRPr="001211C9">
        <w:rPr>
          <w:lang w:val="ru-RU"/>
        </w:rPr>
        <w:t>.</w:t>
      </w:r>
      <w:r>
        <w:t>Count</w:t>
      </w:r>
      <w:r w:rsidRPr="001211C9">
        <w:rPr>
          <w:lang w:val="ru-RU"/>
        </w:rPr>
        <w:t xml:space="preserve"> * 10); // Расположение по вертикали, учитывая уже имеющиеся элементы</w:t>
      </w:r>
    </w:p>
    <w:p w:rsidR="001211C9" w:rsidRPr="001211C9" w:rsidRDefault="001211C9" w:rsidP="001211C9">
      <w:pPr>
        <w:pStyle w:val="af2"/>
        <w:rPr>
          <w:lang w:val="ru-RU"/>
        </w:rPr>
      </w:pPr>
      <w:r w:rsidRPr="001211C9">
        <w:rPr>
          <w:lang w:val="ru-RU"/>
        </w:rPr>
        <w:t xml:space="preserve">            </w:t>
      </w:r>
      <w:r>
        <w:t>valueTextBox</w:t>
      </w:r>
      <w:r w:rsidRPr="001211C9">
        <w:rPr>
          <w:lang w:val="ru-RU"/>
        </w:rPr>
        <w:t>.</w:t>
      </w:r>
      <w:r>
        <w:t>Location</w:t>
      </w:r>
      <w:r w:rsidRPr="001211C9">
        <w:rPr>
          <w:lang w:val="ru-RU"/>
        </w:rPr>
        <w:t xml:space="preserve"> = </w:t>
      </w:r>
      <w:r>
        <w:t>new</w:t>
      </w:r>
      <w:r w:rsidRPr="001211C9">
        <w:rPr>
          <w:lang w:val="ru-RU"/>
        </w:rPr>
        <w:t xml:space="preserve"> </w:t>
      </w:r>
      <w:r>
        <w:t>Point</w:t>
      </w:r>
      <w:r w:rsidRPr="001211C9">
        <w:rPr>
          <w:lang w:val="ru-RU"/>
        </w:rPr>
        <w:t xml:space="preserve">(101, </w:t>
      </w:r>
      <w:r>
        <w:t>pProperties</w:t>
      </w:r>
      <w:r w:rsidRPr="001211C9">
        <w:rPr>
          <w:lang w:val="ru-RU"/>
        </w:rPr>
        <w:t>.</w:t>
      </w:r>
      <w:r>
        <w:t>Controls</w:t>
      </w:r>
      <w:r w:rsidRPr="001211C9">
        <w:rPr>
          <w:lang w:val="ru-RU"/>
        </w:rPr>
        <w:t>.</w:t>
      </w:r>
      <w:r>
        <w:t>Count</w:t>
      </w:r>
      <w:r w:rsidRPr="001211C9">
        <w:rPr>
          <w:lang w:val="ru-RU"/>
        </w:rPr>
        <w:t xml:space="preserve"> * 10); // Расположение по вертикали, учитывая уже имеющиеся элементы</w:t>
      </w:r>
    </w:p>
    <w:p w:rsidR="001211C9" w:rsidRDefault="001211C9" w:rsidP="001211C9">
      <w:pPr>
        <w:pStyle w:val="af2"/>
      </w:pPr>
      <w:r w:rsidRPr="001211C9">
        <w:rPr>
          <w:lang w:val="ru-RU"/>
        </w:rPr>
        <w:t xml:space="preserve">            </w:t>
      </w:r>
      <w:r>
        <w:t>keyTextBox.Size = new Size(100, 20);</w:t>
      </w:r>
    </w:p>
    <w:p w:rsidR="001211C9" w:rsidRDefault="001211C9" w:rsidP="001211C9">
      <w:pPr>
        <w:pStyle w:val="af2"/>
      </w:pPr>
      <w:r>
        <w:t xml:space="preserve">            valueTextBox.Size = new Size(190, 20);</w:t>
      </w:r>
    </w:p>
    <w:p w:rsidR="001211C9" w:rsidRDefault="001211C9" w:rsidP="001211C9">
      <w:pPr>
        <w:pStyle w:val="af2"/>
      </w:pPr>
    </w:p>
    <w:p w:rsidR="001211C9" w:rsidRDefault="001211C9" w:rsidP="001211C9">
      <w:pPr>
        <w:pStyle w:val="af2"/>
      </w:pPr>
      <w:r>
        <w:t xml:space="preserve">            // Добавление TextBox в Panel</w:t>
      </w:r>
    </w:p>
    <w:p w:rsidR="001211C9" w:rsidRDefault="001211C9" w:rsidP="001211C9">
      <w:pPr>
        <w:pStyle w:val="af2"/>
      </w:pPr>
      <w:r>
        <w:t xml:space="preserve">            pProperties.Controls.Add(keyTextBox);</w:t>
      </w:r>
    </w:p>
    <w:p w:rsidR="001211C9" w:rsidRDefault="001211C9" w:rsidP="001211C9">
      <w:pPr>
        <w:pStyle w:val="af2"/>
      </w:pPr>
      <w:r>
        <w:t xml:space="preserve">            pProperties.Controls.Add(valueTextBox);</w:t>
      </w: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t xml:space="preserve">        private void btnShowPassword_MouseDown(object sender, MouseEventArgs e)</w:t>
      </w:r>
    </w:p>
    <w:p w:rsidR="001211C9" w:rsidRDefault="001211C9" w:rsidP="001211C9">
      <w:pPr>
        <w:pStyle w:val="af2"/>
      </w:pPr>
      <w:r>
        <w:t xml:space="preserve">        {</w:t>
      </w:r>
    </w:p>
    <w:p w:rsidR="001211C9" w:rsidRDefault="001211C9" w:rsidP="001211C9">
      <w:pPr>
        <w:pStyle w:val="af2"/>
      </w:pPr>
      <w:r>
        <w:t xml:space="preserve">            txtPassword.UseSystemPasswordChar = false;</w:t>
      </w:r>
    </w:p>
    <w:p w:rsidR="001211C9" w:rsidRDefault="001211C9" w:rsidP="001211C9">
      <w:pPr>
        <w:pStyle w:val="af2"/>
      </w:pP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t xml:space="preserve">        private void btnShowPassword_MouseUp(object sender, MouseEventArgs e)</w:t>
      </w:r>
    </w:p>
    <w:p w:rsidR="001211C9" w:rsidRDefault="001211C9" w:rsidP="001211C9">
      <w:pPr>
        <w:pStyle w:val="af2"/>
      </w:pPr>
      <w:r>
        <w:t xml:space="preserve">        {</w:t>
      </w:r>
    </w:p>
    <w:p w:rsidR="001211C9" w:rsidRDefault="001211C9" w:rsidP="001211C9">
      <w:pPr>
        <w:pStyle w:val="af2"/>
      </w:pPr>
      <w:r>
        <w:t xml:space="preserve">            txtPassword.UseSystemPasswordChar = true;</w:t>
      </w:r>
    </w:p>
    <w:p w:rsidR="001211C9" w:rsidRDefault="001211C9" w:rsidP="001211C9">
      <w:pPr>
        <w:pStyle w:val="af2"/>
      </w:pP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t xml:space="preserve">        private void btnOk_Click(object sender, EventArgs e)</w:t>
      </w:r>
    </w:p>
    <w:p w:rsidR="001211C9" w:rsidRDefault="001211C9" w:rsidP="001211C9">
      <w:pPr>
        <w:pStyle w:val="af2"/>
      </w:pPr>
      <w:r>
        <w:t xml:space="preserve">        {</w:t>
      </w:r>
    </w:p>
    <w:p w:rsidR="001211C9" w:rsidRDefault="001211C9" w:rsidP="001211C9">
      <w:pPr>
        <w:pStyle w:val="af2"/>
      </w:pPr>
      <w:r>
        <w:t xml:space="preserve">            if (txtPassword.TextLength == 0 || txtAccountName.TextLength == 0) </w:t>
      </w:r>
    </w:p>
    <w:p w:rsidR="001211C9" w:rsidRDefault="001211C9" w:rsidP="001211C9">
      <w:pPr>
        <w:pStyle w:val="af2"/>
      </w:pPr>
      <w:r>
        <w:lastRenderedPageBreak/>
        <w:t xml:space="preserve">            {</w:t>
      </w:r>
    </w:p>
    <w:p w:rsidR="001211C9" w:rsidRDefault="001211C9" w:rsidP="001211C9">
      <w:pPr>
        <w:pStyle w:val="af2"/>
      </w:pPr>
      <w:r>
        <w:t xml:space="preserve">                MessageBox.Show("Поле Пароль и Название аккаунта должны быть заполнены", "Ошибка", MessageBoxButtons.OK, MessageBoxIcon.Warning);</w:t>
      </w:r>
    </w:p>
    <w:p w:rsidR="001211C9" w:rsidRDefault="001211C9" w:rsidP="001211C9">
      <w:pPr>
        <w:pStyle w:val="af2"/>
      </w:pPr>
      <w:r>
        <w:t xml:space="preserve">                return;</w:t>
      </w: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t xml:space="preserve">            for (int i = 0; i &lt; pProperties.Controls.Count; i += 2)</w:t>
      </w:r>
    </w:p>
    <w:p w:rsidR="001211C9" w:rsidRDefault="001211C9" w:rsidP="001211C9">
      <w:pPr>
        <w:pStyle w:val="af2"/>
      </w:pPr>
      <w:r>
        <w:t xml:space="preserve">            {</w:t>
      </w:r>
    </w:p>
    <w:p w:rsidR="001211C9" w:rsidRDefault="001211C9" w:rsidP="001211C9">
      <w:pPr>
        <w:pStyle w:val="af2"/>
      </w:pPr>
      <w:r>
        <w:t xml:space="preserve">                if (pProperties.Controls[i] is TextBox keyTextBox &amp;&amp; pProperties.Controls[i + 1] is TextBox valueTextBox)</w:t>
      </w:r>
    </w:p>
    <w:p w:rsidR="001211C9" w:rsidRDefault="001211C9" w:rsidP="001211C9">
      <w:pPr>
        <w:pStyle w:val="af2"/>
      </w:pPr>
      <w:r>
        <w:t xml:space="preserve">                {</w:t>
      </w:r>
    </w:p>
    <w:p w:rsidR="001211C9" w:rsidRDefault="001211C9" w:rsidP="001211C9">
      <w:pPr>
        <w:pStyle w:val="af2"/>
      </w:pPr>
      <w:r>
        <w:t xml:space="preserve">                    string key = keyTextBox.Text;</w:t>
      </w:r>
    </w:p>
    <w:p w:rsidR="001211C9" w:rsidRDefault="001211C9" w:rsidP="001211C9">
      <w:pPr>
        <w:pStyle w:val="af2"/>
      </w:pPr>
      <w:r>
        <w:t xml:space="preserve">                    string value = valueTextBox.Text;</w:t>
      </w:r>
    </w:p>
    <w:p w:rsidR="001211C9" w:rsidRDefault="001211C9" w:rsidP="001211C9">
      <w:pPr>
        <w:pStyle w:val="af2"/>
      </w:pPr>
      <w:r>
        <w:t xml:space="preserve">                    properties.Add(key, value);</w:t>
      </w:r>
    </w:p>
    <w:p w:rsidR="001211C9" w:rsidRDefault="001211C9" w:rsidP="001211C9">
      <w:pPr>
        <w:pStyle w:val="af2"/>
      </w:pPr>
      <w:r>
        <w:t xml:space="preserve">                }</w:t>
      </w: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t xml:space="preserve">            if (account != null)</w:t>
      </w:r>
    </w:p>
    <w:p w:rsidR="001211C9" w:rsidRPr="004F4663" w:rsidRDefault="001211C9" w:rsidP="001211C9">
      <w:pPr>
        <w:pStyle w:val="af2"/>
        <w:rPr>
          <w:lang w:val="ru-RU"/>
        </w:rPr>
      </w:pPr>
      <w:r>
        <w:t xml:space="preserve">            </w:t>
      </w:r>
      <w:r w:rsidRPr="004F4663">
        <w:rPr>
          <w:lang w:val="ru-RU"/>
        </w:rPr>
        <w:t>{</w:t>
      </w:r>
    </w:p>
    <w:p w:rsidR="001211C9" w:rsidRPr="001211C9" w:rsidRDefault="001211C9" w:rsidP="001211C9">
      <w:pPr>
        <w:pStyle w:val="af2"/>
        <w:rPr>
          <w:lang w:val="ru-RU"/>
        </w:rPr>
      </w:pPr>
      <w:r w:rsidRPr="004F4663">
        <w:rPr>
          <w:lang w:val="ru-RU"/>
        </w:rPr>
        <w:t xml:space="preserve">                </w:t>
      </w:r>
      <w:r>
        <w:t>if</w:t>
      </w:r>
      <w:r w:rsidRPr="001211C9">
        <w:rPr>
          <w:lang w:val="ru-RU"/>
        </w:rPr>
        <w:t xml:space="preserve"> (</w:t>
      </w:r>
      <w:r>
        <w:t>txtPassword</w:t>
      </w:r>
      <w:r w:rsidRPr="001211C9">
        <w:rPr>
          <w:lang w:val="ru-RU"/>
        </w:rPr>
        <w:t>.</w:t>
      </w:r>
      <w:r>
        <w:t>Text</w:t>
      </w:r>
      <w:r w:rsidRPr="001211C9">
        <w:rPr>
          <w:lang w:val="ru-RU"/>
        </w:rPr>
        <w:t xml:space="preserve"> == "Измените это поле, чтобы поменять пароль")</w:t>
      </w:r>
    </w:p>
    <w:p w:rsidR="001211C9" w:rsidRDefault="001211C9" w:rsidP="001211C9">
      <w:pPr>
        <w:pStyle w:val="af2"/>
      </w:pPr>
      <w:r w:rsidRPr="001211C9">
        <w:rPr>
          <w:lang w:val="ru-RU"/>
        </w:rPr>
        <w:t xml:space="preserve">                </w:t>
      </w:r>
      <w:r>
        <w:t>{</w:t>
      </w:r>
    </w:p>
    <w:p w:rsidR="001211C9" w:rsidRDefault="001211C9" w:rsidP="001211C9">
      <w:pPr>
        <w:pStyle w:val="af2"/>
      </w:pPr>
      <w:r>
        <w:t xml:space="preserve">                    account = new AccountEntry(txtAccountName.Text, txtLogin.Text, account.password, properties);</w:t>
      </w:r>
    </w:p>
    <w:p w:rsidR="001211C9" w:rsidRDefault="001211C9" w:rsidP="001211C9">
      <w:pPr>
        <w:pStyle w:val="af2"/>
      </w:pPr>
      <w:r>
        <w:t xml:space="preserve">                    DialogResult = DialogResult.OK;</w:t>
      </w:r>
    </w:p>
    <w:p w:rsidR="001211C9" w:rsidRDefault="001211C9" w:rsidP="001211C9">
      <w:pPr>
        <w:pStyle w:val="af2"/>
      </w:pPr>
      <w:r>
        <w:t xml:space="preserve">                    return;</w:t>
      </w:r>
    </w:p>
    <w:p w:rsidR="001211C9" w:rsidRDefault="001211C9" w:rsidP="001211C9">
      <w:pPr>
        <w:pStyle w:val="af2"/>
      </w:pPr>
      <w:r>
        <w:t xml:space="preserve">                }</w:t>
      </w:r>
    </w:p>
    <w:p w:rsidR="001211C9" w:rsidRDefault="001211C9" w:rsidP="001211C9">
      <w:pPr>
        <w:pStyle w:val="af2"/>
      </w:pPr>
      <w:r>
        <w:t xml:space="preserve">            }</w:t>
      </w:r>
    </w:p>
    <w:p w:rsidR="001211C9" w:rsidRDefault="001211C9" w:rsidP="001211C9">
      <w:pPr>
        <w:pStyle w:val="af2"/>
      </w:pPr>
      <w:r>
        <w:t xml:space="preserve">            account = new AccountEntry(txtAccountName.Text, txtLogin.Text, txtPassword.Text, key, properties);</w:t>
      </w:r>
    </w:p>
    <w:p w:rsidR="001211C9" w:rsidRDefault="001211C9" w:rsidP="001211C9">
      <w:pPr>
        <w:pStyle w:val="af2"/>
      </w:pPr>
      <w:r>
        <w:t xml:space="preserve">            //groupName = txtGroupName.Text;</w:t>
      </w:r>
    </w:p>
    <w:p w:rsidR="001211C9" w:rsidRDefault="001211C9" w:rsidP="001211C9">
      <w:pPr>
        <w:pStyle w:val="af2"/>
      </w:pPr>
      <w:r>
        <w:t xml:space="preserve">            DialogResult = DialogResult.OK;</w:t>
      </w: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t xml:space="preserve">        private void btnCancel_Click(object sender, EventArgs e)</w:t>
      </w:r>
    </w:p>
    <w:p w:rsidR="001211C9" w:rsidRDefault="001211C9" w:rsidP="001211C9">
      <w:pPr>
        <w:pStyle w:val="af2"/>
      </w:pPr>
      <w:r>
        <w:t xml:space="preserve">        {</w:t>
      </w:r>
    </w:p>
    <w:p w:rsidR="001211C9" w:rsidRDefault="001211C9" w:rsidP="001211C9">
      <w:pPr>
        <w:pStyle w:val="af2"/>
      </w:pPr>
      <w:r>
        <w:t xml:space="preserve">            DialogResult = DialogResult.Cancel;</w:t>
      </w:r>
    </w:p>
    <w:p w:rsidR="001211C9" w:rsidRDefault="001211C9" w:rsidP="001211C9">
      <w:pPr>
        <w:pStyle w:val="af2"/>
      </w:pPr>
      <w:r>
        <w:t xml:space="preserve">        }</w:t>
      </w:r>
    </w:p>
    <w:p w:rsidR="001211C9" w:rsidRDefault="001211C9" w:rsidP="001211C9">
      <w:pPr>
        <w:pStyle w:val="af2"/>
      </w:pPr>
      <w:r>
        <w:t xml:space="preserve">    }</w:t>
      </w:r>
    </w:p>
    <w:p w:rsidR="001211C9" w:rsidRDefault="001211C9" w:rsidP="001211C9">
      <w:pPr>
        <w:pStyle w:val="af2"/>
      </w:pPr>
      <w:r>
        <w:t>}</w:t>
      </w:r>
    </w:p>
    <w:p w:rsidR="00617D64" w:rsidRPr="001211C9" w:rsidRDefault="00617D64" w:rsidP="00617D64">
      <w:pPr>
        <w:spacing w:after="160" w:line="259" w:lineRule="auto"/>
        <w:jc w:val="center"/>
        <w:rPr>
          <w:rFonts w:cs="Times New Roman"/>
          <w:szCs w:val="28"/>
          <w:lang w:val="en-US"/>
        </w:rPr>
      </w:pPr>
      <w:r w:rsidRPr="00C20D79">
        <w:rPr>
          <w:rFonts w:cs="Times New Roman"/>
          <w:szCs w:val="28"/>
        </w:rPr>
        <w:t>Файл</w:t>
      </w:r>
      <w:r w:rsidRPr="001211C9">
        <w:rPr>
          <w:rFonts w:cs="Times New Roman"/>
          <w:szCs w:val="28"/>
          <w:lang w:val="en-US"/>
        </w:rPr>
        <w:t xml:space="preserve"> «</w:t>
      </w:r>
      <w:r>
        <w:rPr>
          <w:rFonts w:cs="Times New Roman"/>
          <w:i/>
          <w:szCs w:val="28"/>
          <w:lang w:val="en-US"/>
        </w:rPr>
        <w:t>AddGroup</w:t>
      </w:r>
      <w:r w:rsidRPr="00617D64">
        <w:rPr>
          <w:rFonts w:cs="Times New Roman"/>
          <w:i/>
          <w:szCs w:val="28"/>
          <w:lang w:val="en-US"/>
        </w:rPr>
        <w:t>Form</w:t>
      </w:r>
      <w:r w:rsidRPr="001211C9">
        <w:rPr>
          <w:rFonts w:cs="Times New Roman"/>
          <w:i/>
          <w:szCs w:val="28"/>
          <w:lang w:val="en-US"/>
        </w:rPr>
        <w:t>.</w:t>
      </w:r>
      <w:r w:rsidRPr="00617D64">
        <w:rPr>
          <w:rFonts w:cs="Times New Roman"/>
          <w:i/>
          <w:szCs w:val="28"/>
          <w:lang w:val="en-US"/>
        </w:rPr>
        <w:t>cs</w:t>
      </w:r>
      <w:r w:rsidRPr="001211C9">
        <w:rPr>
          <w:rFonts w:cs="Times New Roman"/>
          <w:szCs w:val="28"/>
          <w:lang w:val="en-US"/>
        </w:rPr>
        <w:t>»</w:t>
      </w:r>
    </w:p>
    <w:p w:rsidR="001211C9" w:rsidRDefault="001211C9" w:rsidP="001211C9">
      <w:pPr>
        <w:pStyle w:val="af2"/>
      </w:pPr>
      <w:r>
        <w:t>using System;</w:t>
      </w:r>
    </w:p>
    <w:p w:rsidR="001211C9" w:rsidRDefault="001211C9" w:rsidP="001211C9">
      <w:pPr>
        <w:pStyle w:val="af2"/>
      </w:pPr>
      <w:r>
        <w:t>using System.Collections.Generic;</w:t>
      </w:r>
    </w:p>
    <w:p w:rsidR="001211C9" w:rsidRDefault="001211C9" w:rsidP="001211C9">
      <w:pPr>
        <w:pStyle w:val="af2"/>
      </w:pPr>
      <w:r>
        <w:t>using System.ComponentModel;</w:t>
      </w:r>
    </w:p>
    <w:p w:rsidR="001211C9" w:rsidRDefault="001211C9" w:rsidP="001211C9">
      <w:pPr>
        <w:pStyle w:val="af2"/>
      </w:pPr>
      <w:r>
        <w:t>using System.Data;</w:t>
      </w:r>
    </w:p>
    <w:p w:rsidR="001211C9" w:rsidRDefault="001211C9" w:rsidP="001211C9">
      <w:pPr>
        <w:pStyle w:val="af2"/>
      </w:pPr>
      <w:r>
        <w:t>using System.Drawing;</w:t>
      </w:r>
    </w:p>
    <w:p w:rsidR="001211C9" w:rsidRDefault="001211C9" w:rsidP="001211C9">
      <w:pPr>
        <w:pStyle w:val="af2"/>
      </w:pPr>
      <w:r>
        <w:t>using System.Linq;</w:t>
      </w:r>
    </w:p>
    <w:p w:rsidR="001211C9" w:rsidRDefault="001211C9" w:rsidP="001211C9">
      <w:pPr>
        <w:pStyle w:val="af2"/>
      </w:pPr>
      <w:r>
        <w:t>using System.Text;</w:t>
      </w:r>
    </w:p>
    <w:p w:rsidR="001211C9" w:rsidRDefault="001211C9" w:rsidP="001211C9">
      <w:pPr>
        <w:pStyle w:val="af2"/>
      </w:pPr>
      <w:r>
        <w:lastRenderedPageBreak/>
        <w:t>using System.Threading.Tasks;</w:t>
      </w:r>
    </w:p>
    <w:p w:rsidR="001211C9" w:rsidRDefault="001211C9" w:rsidP="001211C9">
      <w:pPr>
        <w:pStyle w:val="af2"/>
      </w:pPr>
      <w:r>
        <w:t>using System.Windows.Forms;</w:t>
      </w:r>
    </w:p>
    <w:p w:rsidR="001211C9" w:rsidRDefault="001211C9" w:rsidP="001211C9">
      <w:pPr>
        <w:pStyle w:val="af2"/>
      </w:pPr>
    </w:p>
    <w:p w:rsidR="001211C9" w:rsidRDefault="001211C9" w:rsidP="001211C9">
      <w:pPr>
        <w:pStyle w:val="af2"/>
      </w:pPr>
      <w:r>
        <w:t>namespace PasswordManager.Forms</w:t>
      </w:r>
    </w:p>
    <w:p w:rsidR="001211C9" w:rsidRDefault="001211C9" w:rsidP="001211C9">
      <w:pPr>
        <w:pStyle w:val="af2"/>
      </w:pPr>
      <w:r>
        <w:t>{</w:t>
      </w:r>
    </w:p>
    <w:p w:rsidR="001211C9" w:rsidRDefault="001211C9" w:rsidP="001211C9">
      <w:pPr>
        <w:pStyle w:val="af2"/>
      </w:pPr>
      <w:r>
        <w:t xml:space="preserve">    public partial class AddGroupForm : Form</w:t>
      </w:r>
    </w:p>
    <w:p w:rsidR="001211C9" w:rsidRDefault="001211C9" w:rsidP="001211C9">
      <w:pPr>
        <w:pStyle w:val="af2"/>
      </w:pPr>
      <w:r>
        <w:t xml:space="preserve">    {</w:t>
      </w:r>
    </w:p>
    <w:p w:rsidR="001211C9" w:rsidRDefault="001211C9" w:rsidP="001211C9">
      <w:pPr>
        <w:pStyle w:val="af2"/>
      </w:pPr>
      <w:r>
        <w:t xml:space="preserve">        public string groupName;</w:t>
      </w:r>
    </w:p>
    <w:p w:rsidR="001211C9" w:rsidRDefault="001211C9" w:rsidP="001211C9">
      <w:pPr>
        <w:pStyle w:val="af2"/>
      </w:pPr>
      <w:r>
        <w:t xml:space="preserve">        public AddGroupForm()</w:t>
      </w:r>
    </w:p>
    <w:p w:rsidR="001211C9" w:rsidRDefault="001211C9" w:rsidP="001211C9">
      <w:pPr>
        <w:pStyle w:val="af2"/>
      </w:pPr>
      <w:r>
        <w:t xml:space="preserve">        {</w:t>
      </w:r>
    </w:p>
    <w:p w:rsidR="001211C9" w:rsidRDefault="001211C9" w:rsidP="001211C9">
      <w:pPr>
        <w:pStyle w:val="af2"/>
      </w:pPr>
      <w:r>
        <w:t xml:space="preserve">            InitializeComponent();</w:t>
      </w:r>
    </w:p>
    <w:p w:rsidR="001211C9" w:rsidRDefault="001211C9" w:rsidP="001211C9">
      <w:pPr>
        <w:pStyle w:val="af2"/>
      </w:pPr>
      <w:r>
        <w:t xml:space="preserve">            this.StartPosition = FormStartPosition.CenterScreen;</w:t>
      </w: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t xml:space="preserve">        private void btnCancel_Click(object sender, EventArgs e)</w:t>
      </w:r>
    </w:p>
    <w:p w:rsidR="001211C9" w:rsidRDefault="001211C9" w:rsidP="001211C9">
      <w:pPr>
        <w:pStyle w:val="af2"/>
      </w:pPr>
      <w:r>
        <w:t xml:space="preserve">        {</w:t>
      </w:r>
    </w:p>
    <w:p w:rsidR="001211C9" w:rsidRDefault="001211C9" w:rsidP="001211C9">
      <w:pPr>
        <w:pStyle w:val="af2"/>
      </w:pPr>
      <w:r>
        <w:t xml:space="preserve">            // Закрываем форму</w:t>
      </w:r>
    </w:p>
    <w:p w:rsidR="001211C9" w:rsidRDefault="001211C9" w:rsidP="001211C9">
      <w:pPr>
        <w:pStyle w:val="af2"/>
      </w:pPr>
      <w:r>
        <w:t xml:space="preserve">            DialogResult = DialogResult.Cancel;</w:t>
      </w: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t xml:space="preserve">        private void btnOk_Click(object sender, EventArgs e)</w:t>
      </w:r>
    </w:p>
    <w:p w:rsidR="001211C9" w:rsidRDefault="001211C9" w:rsidP="001211C9">
      <w:pPr>
        <w:pStyle w:val="af2"/>
      </w:pPr>
      <w:r>
        <w:t xml:space="preserve">        {</w:t>
      </w:r>
    </w:p>
    <w:p w:rsidR="001211C9" w:rsidRDefault="001211C9" w:rsidP="001211C9">
      <w:pPr>
        <w:pStyle w:val="af2"/>
      </w:pPr>
      <w:r>
        <w:t xml:space="preserve">            if (txtGroupName.Text.Length == 0) </w:t>
      </w:r>
    </w:p>
    <w:p w:rsidR="001211C9" w:rsidRDefault="001211C9" w:rsidP="001211C9">
      <w:pPr>
        <w:pStyle w:val="af2"/>
      </w:pPr>
      <w:r>
        <w:t xml:space="preserve">            {</w:t>
      </w:r>
    </w:p>
    <w:p w:rsidR="001211C9" w:rsidRDefault="001211C9" w:rsidP="001211C9">
      <w:pPr>
        <w:pStyle w:val="af2"/>
      </w:pPr>
      <w:r>
        <w:t xml:space="preserve">                MessageBox.Show("Некорректный ввод!", "Предупреждение", MessageBoxButtons.OK, MessageBoxIcon.Warning);</w:t>
      </w:r>
    </w:p>
    <w:p w:rsidR="001211C9" w:rsidRDefault="001211C9" w:rsidP="001211C9">
      <w:pPr>
        <w:pStyle w:val="af2"/>
      </w:pPr>
      <w:r>
        <w:t xml:space="preserve">                return;</w:t>
      </w:r>
    </w:p>
    <w:p w:rsidR="001211C9" w:rsidRDefault="001211C9" w:rsidP="001211C9">
      <w:pPr>
        <w:pStyle w:val="af2"/>
      </w:pPr>
      <w:r>
        <w:t xml:space="preserve">            }</w:t>
      </w:r>
    </w:p>
    <w:p w:rsidR="001211C9" w:rsidRDefault="001211C9" w:rsidP="001211C9">
      <w:pPr>
        <w:pStyle w:val="af2"/>
      </w:pPr>
      <w:r>
        <w:t xml:space="preserve">            // Закрываем форму</w:t>
      </w:r>
    </w:p>
    <w:p w:rsidR="001211C9" w:rsidRDefault="001211C9" w:rsidP="001211C9">
      <w:pPr>
        <w:pStyle w:val="af2"/>
      </w:pPr>
      <w:r>
        <w:t xml:space="preserve">            groupName = txtGroupName.Text;</w:t>
      </w:r>
    </w:p>
    <w:p w:rsidR="001211C9" w:rsidRDefault="001211C9" w:rsidP="001211C9">
      <w:pPr>
        <w:pStyle w:val="af2"/>
      </w:pPr>
      <w:r>
        <w:t xml:space="preserve">            DialogResult = DialogResult.OK;</w:t>
      </w:r>
    </w:p>
    <w:p w:rsidR="001211C9" w:rsidRDefault="001211C9" w:rsidP="001211C9">
      <w:pPr>
        <w:pStyle w:val="af2"/>
      </w:pPr>
      <w:r>
        <w:t xml:space="preserve">        }</w:t>
      </w:r>
    </w:p>
    <w:p w:rsidR="001211C9" w:rsidRDefault="001211C9" w:rsidP="001211C9">
      <w:pPr>
        <w:pStyle w:val="af2"/>
      </w:pPr>
      <w:r>
        <w:t xml:space="preserve">    }</w:t>
      </w:r>
    </w:p>
    <w:p w:rsidR="001211C9" w:rsidRDefault="001211C9" w:rsidP="001211C9">
      <w:pPr>
        <w:pStyle w:val="af2"/>
      </w:pPr>
      <w:r>
        <w:t>}</w:t>
      </w:r>
    </w:p>
    <w:p w:rsidR="00617D64" w:rsidRDefault="00617D64" w:rsidP="00617D64">
      <w:pPr>
        <w:spacing w:after="160" w:line="259" w:lineRule="auto"/>
        <w:jc w:val="center"/>
        <w:rPr>
          <w:rFonts w:cs="Times New Roman"/>
          <w:szCs w:val="28"/>
          <w:lang w:val="en-US"/>
        </w:rPr>
      </w:pPr>
      <w:r w:rsidRPr="00C20D79">
        <w:rPr>
          <w:rFonts w:cs="Times New Roman"/>
          <w:szCs w:val="28"/>
        </w:rPr>
        <w:t>Файл</w:t>
      </w:r>
      <w:r w:rsidRPr="001211C9">
        <w:rPr>
          <w:rFonts w:cs="Times New Roman"/>
          <w:szCs w:val="28"/>
          <w:lang w:val="en-US"/>
        </w:rPr>
        <w:t xml:space="preserve"> «</w:t>
      </w:r>
      <w:r>
        <w:rPr>
          <w:rFonts w:cs="Times New Roman"/>
          <w:i/>
          <w:szCs w:val="28"/>
          <w:lang w:val="en-US"/>
        </w:rPr>
        <w:t>Login</w:t>
      </w:r>
      <w:r w:rsidRPr="00617D64">
        <w:rPr>
          <w:rFonts w:cs="Times New Roman"/>
          <w:i/>
          <w:szCs w:val="28"/>
          <w:lang w:val="en-US"/>
        </w:rPr>
        <w:t>Form</w:t>
      </w:r>
      <w:r w:rsidRPr="001211C9">
        <w:rPr>
          <w:rFonts w:cs="Times New Roman"/>
          <w:i/>
          <w:szCs w:val="28"/>
          <w:lang w:val="en-US"/>
        </w:rPr>
        <w:t>.</w:t>
      </w:r>
      <w:r w:rsidRPr="00617D64">
        <w:rPr>
          <w:rFonts w:cs="Times New Roman"/>
          <w:i/>
          <w:szCs w:val="28"/>
          <w:lang w:val="en-US"/>
        </w:rPr>
        <w:t>cs</w:t>
      </w:r>
      <w:r w:rsidRPr="001211C9">
        <w:rPr>
          <w:rFonts w:cs="Times New Roman"/>
          <w:szCs w:val="28"/>
          <w:lang w:val="en-US"/>
        </w:rPr>
        <w:t>»</w:t>
      </w:r>
    </w:p>
    <w:p w:rsidR="001211C9" w:rsidRDefault="001211C9" w:rsidP="001211C9">
      <w:pPr>
        <w:pStyle w:val="af2"/>
      </w:pPr>
      <w:r>
        <w:t>using PasswordManager.Classes;</w:t>
      </w:r>
    </w:p>
    <w:p w:rsidR="001211C9" w:rsidRDefault="001211C9" w:rsidP="001211C9">
      <w:pPr>
        <w:pStyle w:val="af2"/>
      </w:pPr>
      <w:r>
        <w:t>using System;</w:t>
      </w:r>
    </w:p>
    <w:p w:rsidR="001211C9" w:rsidRDefault="001211C9" w:rsidP="001211C9">
      <w:pPr>
        <w:pStyle w:val="af2"/>
      </w:pPr>
      <w:r>
        <w:t>using System.Collections.Generic;</w:t>
      </w:r>
    </w:p>
    <w:p w:rsidR="001211C9" w:rsidRDefault="001211C9" w:rsidP="001211C9">
      <w:pPr>
        <w:pStyle w:val="af2"/>
      </w:pPr>
      <w:r>
        <w:t>using System.ComponentModel;</w:t>
      </w:r>
    </w:p>
    <w:p w:rsidR="001211C9" w:rsidRDefault="001211C9" w:rsidP="001211C9">
      <w:pPr>
        <w:pStyle w:val="af2"/>
      </w:pPr>
      <w:r>
        <w:t>using System.Data;</w:t>
      </w:r>
    </w:p>
    <w:p w:rsidR="001211C9" w:rsidRDefault="001211C9" w:rsidP="001211C9">
      <w:pPr>
        <w:pStyle w:val="af2"/>
      </w:pPr>
      <w:r>
        <w:t>using System.Drawing;</w:t>
      </w:r>
    </w:p>
    <w:p w:rsidR="001211C9" w:rsidRDefault="001211C9" w:rsidP="001211C9">
      <w:pPr>
        <w:pStyle w:val="af2"/>
      </w:pPr>
      <w:r>
        <w:t>using System.Linq;</w:t>
      </w:r>
    </w:p>
    <w:p w:rsidR="001211C9" w:rsidRDefault="001211C9" w:rsidP="001211C9">
      <w:pPr>
        <w:pStyle w:val="af2"/>
      </w:pPr>
      <w:r>
        <w:t>using System.Text;</w:t>
      </w:r>
    </w:p>
    <w:p w:rsidR="001211C9" w:rsidRDefault="001211C9" w:rsidP="001211C9">
      <w:pPr>
        <w:pStyle w:val="af2"/>
      </w:pPr>
      <w:r>
        <w:t>using System.Threading.Tasks;</w:t>
      </w:r>
    </w:p>
    <w:p w:rsidR="001211C9" w:rsidRDefault="001211C9" w:rsidP="001211C9">
      <w:pPr>
        <w:pStyle w:val="af2"/>
      </w:pPr>
      <w:r>
        <w:t>using System.Windows.Forms;</w:t>
      </w:r>
    </w:p>
    <w:p w:rsidR="001211C9" w:rsidRDefault="001211C9" w:rsidP="001211C9">
      <w:pPr>
        <w:pStyle w:val="af2"/>
      </w:pPr>
    </w:p>
    <w:p w:rsidR="001211C9" w:rsidRDefault="001211C9" w:rsidP="001211C9">
      <w:pPr>
        <w:pStyle w:val="af2"/>
      </w:pPr>
      <w:r>
        <w:t>namespace PasswordManager.Forms</w:t>
      </w:r>
    </w:p>
    <w:p w:rsidR="001211C9" w:rsidRDefault="001211C9" w:rsidP="001211C9">
      <w:pPr>
        <w:pStyle w:val="af2"/>
      </w:pPr>
      <w:r>
        <w:t>{</w:t>
      </w:r>
    </w:p>
    <w:p w:rsidR="001211C9" w:rsidRDefault="001211C9" w:rsidP="001211C9">
      <w:pPr>
        <w:pStyle w:val="af2"/>
      </w:pPr>
      <w:r>
        <w:t xml:space="preserve">    public partial class LoginForm : Form</w:t>
      </w:r>
    </w:p>
    <w:p w:rsidR="001211C9" w:rsidRDefault="001211C9" w:rsidP="001211C9">
      <w:pPr>
        <w:pStyle w:val="af2"/>
      </w:pPr>
      <w:r>
        <w:lastRenderedPageBreak/>
        <w:t xml:space="preserve">    {</w:t>
      </w:r>
    </w:p>
    <w:p w:rsidR="001211C9" w:rsidRDefault="001211C9" w:rsidP="001211C9">
      <w:pPr>
        <w:pStyle w:val="af2"/>
      </w:pPr>
      <w:r>
        <w:t xml:space="preserve">        public string key;</w:t>
      </w:r>
    </w:p>
    <w:p w:rsidR="001211C9" w:rsidRDefault="001211C9" w:rsidP="001211C9">
      <w:pPr>
        <w:pStyle w:val="af2"/>
      </w:pPr>
      <w:r>
        <w:t xml:space="preserve">        private string _fileName;</w:t>
      </w:r>
    </w:p>
    <w:p w:rsidR="001211C9" w:rsidRDefault="001211C9" w:rsidP="001211C9">
      <w:pPr>
        <w:pStyle w:val="af2"/>
      </w:pPr>
      <w:r>
        <w:t xml:space="preserve">        public string FileName {</w:t>
      </w:r>
    </w:p>
    <w:p w:rsidR="001211C9" w:rsidRDefault="001211C9" w:rsidP="001211C9">
      <w:pPr>
        <w:pStyle w:val="af2"/>
      </w:pPr>
      <w:r>
        <w:t xml:space="preserve">            get </w:t>
      </w:r>
    </w:p>
    <w:p w:rsidR="001211C9" w:rsidRDefault="001211C9" w:rsidP="001211C9">
      <w:pPr>
        <w:pStyle w:val="af2"/>
      </w:pPr>
      <w:r>
        <w:t xml:space="preserve">            {</w:t>
      </w:r>
    </w:p>
    <w:p w:rsidR="001211C9" w:rsidRDefault="001211C9" w:rsidP="001211C9">
      <w:pPr>
        <w:pStyle w:val="af2"/>
      </w:pPr>
      <w:r>
        <w:t xml:space="preserve">                return _fileName;</w:t>
      </w:r>
    </w:p>
    <w:p w:rsidR="001211C9" w:rsidRDefault="001211C9" w:rsidP="001211C9">
      <w:pPr>
        <w:pStyle w:val="af2"/>
      </w:pPr>
      <w:r>
        <w:t xml:space="preserve">            }</w:t>
      </w:r>
    </w:p>
    <w:p w:rsidR="001211C9" w:rsidRDefault="001211C9" w:rsidP="001211C9">
      <w:pPr>
        <w:pStyle w:val="af2"/>
      </w:pPr>
      <w:r>
        <w:t xml:space="preserve">            set</w:t>
      </w:r>
    </w:p>
    <w:p w:rsidR="001211C9" w:rsidRDefault="001211C9" w:rsidP="001211C9">
      <w:pPr>
        <w:pStyle w:val="af2"/>
      </w:pPr>
      <w:r>
        <w:t xml:space="preserve">            {</w:t>
      </w:r>
    </w:p>
    <w:p w:rsidR="001211C9" w:rsidRDefault="001211C9" w:rsidP="001211C9">
      <w:pPr>
        <w:pStyle w:val="af2"/>
      </w:pPr>
      <w:r>
        <w:t xml:space="preserve">                _fileName = value;</w:t>
      </w:r>
    </w:p>
    <w:p w:rsidR="001211C9" w:rsidRDefault="001211C9" w:rsidP="001211C9">
      <w:pPr>
        <w:pStyle w:val="af2"/>
      </w:pPr>
      <w:r>
        <w:t xml:space="preserve">                txtFileName.Text = value;</w:t>
      </w:r>
    </w:p>
    <w:p w:rsidR="001211C9" w:rsidRDefault="001211C9" w:rsidP="001211C9">
      <w:pPr>
        <w:pStyle w:val="af2"/>
      </w:pPr>
      <w:r>
        <w:t xml:space="preserve">            }</w:t>
      </w:r>
    </w:p>
    <w:p w:rsidR="001211C9" w:rsidRDefault="001211C9" w:rsidP="001211C9">
      <w:pPr>
        <w:pStyle w:val="af2"/>
      </w:pPr>
      <w:r>
        <w:t xml:space="preserve">        }</w:t>
      </w:r>
    </w:p>
    <w:p w:rsidR="001211C9" w:rsidRDefault="001211C9" w:rsidP="001211C9">
      <w:pPr>
        <w:pStyle w:val="af2"/>
      </w:pPr>
      <w:r>
        <w:t xml:space="preserve">        public LoginForm(string fileName = null, bool showNewDbButton = true)</w:t>
      </w:r>
    </w:p>
    <w:p w:rsidR="001211C9" w:rsidRDefault="001211C9" w:rsidP="001211C9">
      <w:pPr>
        <w:pStyle w:val="af2"/>
      </w:pPr>
      <w:r>
        <w:t xml:space="preserve">        {</w:t>
      </w:r>
    </w:p>
    <w:p w:rsidR="001211C9" w:rsidRDefault="001211C9" w:rsidP="001211C9">
      <w:pPr>
        <w:pStyle w:val="af2"/>
      </w:pPr>
      <w:r>
        <w:t xml:space="preserve">            InitializeComponent();</w:t>
      </w:r>
    </w:p>
    <w:p w:rsidR="001211C9" w:rsidRDefault="001211C9" w:rsidP="001211C9">
      <w:pPr>
        <w:pStyle w:val="af2"/>
      </w:pPr>
      <w:r>
        <w:t xml:space="preserve">            this.StartPosition = FormStartPosition.CenterScreen;</w:t>
      </w:r>
    </w:p>
    <w:p w:rsidR="001211C9" w:rsidRDefault="001211C9" w:rsidP="001211C9">
      <w:pPr>
        <w:pStyle w:val="af2"/>
      </w:pPr>
      <w:r>
        <w:t xml:space="preserve">            if (showNewDbButton == false)</w:t>
      </w:r>
    </w:p>
    <w:p w:rsidR="001211C9" w:rsidRDefault="001211C9" w:rsidP="001211C9">
      <w:pPr>
        <w:pStyle w:val="af2"/>
      </w:pPr>
      <w:r>
        <w:t xml:space="preserve">            {</w:t>
      </w:r>
    </w:p>
    <w:p w:rsidR="001211C9" w:rsidRDefault="001211C9" w:rsidP="001211C9">
      <w:pPr>
        <w:pStyle w:val="af2"/>
      </w:pPr>
      <w:r>
        <w:t xml:space="preserve">                btnNewDB.Enabled = false;</w:t>
      </w:r>
    </w:p>
    <w:p w:rsidR="001211C9" w:rsidRDefault="001211C9" w:rsidP="001211C9">
      <w:pPr>
        <w:pStyle w:val="af2"/>
      </w:pPr>
      <w:r>
        <w:t xml:space="preserve">            }</w:t>
      </w:r>
    </w:p>
    <w:p w:rsidR="001211C9" w:rsidRDefault="001211C9" w:rsidP="001211C9">
      <w:pPr>
        <w:pStyle w:val="af2"/>
      </w:pPr>
      <w:r>
        <w:t xml:space="preserve">            if (fileName != null)</w:t>
      </w:r>
    </w:p>
    <w:p w:rsidR="001211C9" w:rsidRDefault="001211C9" w:rsidP="001211C9">
      <w:pPr>
        <w:pStyle w:val="af2"/>
      </w:pPr>
      <w:r>
        <w:t xml:space="preserve">            {</w:t>
      </w:r>
    </w:p>
    <w:p w:rsidR="001211C9" w:rsidRDefault="001211C9" w:rsidP="001211C9">
      <w:pPr>
        <w:pStyle w:val="af2"/>
      </w:pPr>
      <w:r>
        <w:t xml:space="preserve">                this.FileName = fileName;</w:t>
      </w:r>
    </w:p>
    <w:p w:rsidR="001211C9" w:rsidRDefault="001211C9" w:rsidP="001211C9">
      <w:pPr>
        <w:pStyle w:val="af2"/>
      </w:pPr>
      <w:r>
        <w:t xml:space="preserve">            }</w:t>
      </w: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t xml:space="preserve">        private void btnOk_Click(object sender, EventArgs e)</w:t>
      </w:r>
    </w:p>
    <w:p w:rsidR="001211C9" w:rsidRDefault="001211C9" w:rsidP="001211C9">
      <w:pPr>
        <w:pStyle w:val="af2"/>
      </w:pPr>
      <w:r>
        <w:t xml:space="preserve">        {</w:t>
      </w:r>
    </w:p>
    <w:p w:rsidR="001211C9" w:rsidRDefault="001211C9" w:rsidP="001211C9">
      <w:pPr>
        <w:pStyle w:val="af2"/>
      </w:pPr>
      <w:r>
        <w:t xml:space="preserve">            if (txtKey.TextLength == 0 || txtFileName.TextLength == 0) </w:t>
      </w:r>
    </w:p>
    <w:p w:rsidR="001211C9" w:rsidRDefault="001211C9" w:rsidP="001211C9">
      <w:pPr>
        <w:pStyle w:val="af2"/>
      </w:pPr>
      <w:r>
        <w:t xml:space="preserve">            {</w:t>
      </w:r>
    </w:p>
    <w:p w:rsidR="001211C9" w:rsidRDefault="001211C9" w:rsidP="001211C9">
      <w:pPr>
        <w:pStyle w:val="af2"/>
      </w:pPr>
      <w:r>
        <w:t xml:space="preserve">                return;</w:t>
      </w:r>
    </w:p>
    <w:p w:rsidR="001211C9" w:rsidRDefault="001211C9" w:rsidP="001211C9">
      <w:pPr>
        <w:pStyle w:val="af2"/>
      </w:pPr>
      <w:r>
        <w:t xml:space="preserve">            }</w:t>
      </w:r>
    </w:p>
    <w:p w:rsidR="001211C9" w:rsidRDefault="001211C9" w:rsidP="001211C9">
      <w:pPr>
        <w:pStyle w:val="af2"/>
      </w:pPr>
      <w:r>
        <w:t xml:space="preserve">            this.key = txtKey.Text;</w:t>
      </w:r>
    </w:p>
    <w:p w:rsidR="001211C9" w:rsidRDefault="001211C9" w:rsidP="001211C9">
      <w:pPr>
        <w:pStyle w:val="af2"/>
      </w:pPr>
      <w:r>
        <w:t xml:space="preserve">            DialogResult = DialogResult.OK;</w:t>
      </w: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t xml:space="preserve">        private void btnCancel_Click(object sender, EventArgs e)</w:t>
      </w:r>
    </w:p>
    <w:p w:rsidR="001211C9" w:rsidRDefault="001211C9" w:rsidP="001211C9">
      <w:pPr>
        <w:pStyle w:val="af2"/>
      </w:pPr>
      <w:r>
        <w:t xml:space="preserve">        {</w:t>
      </w:r>
    </w:p>
    <w:p w:rsidR="001211C9" w:rsidRDefault="001211C9" w:rsidP="001211C9">
      <w:pPr>
        <w:pStyle w:val="af2"/>
      </w:pPr>
      <w:r>
        <w:t xml:space="preserve">            DialogResult = DialogResult.Cancel;</w:t>
      </w: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t xml:space="preserve">        private void btnNewDB_Click(object sender, EventArgs e)</w:t>
      </w:r>
    </w:p>
    <w:p w:rsidR="001211C9" w:rsidRDefault="001211C9" w:rsidP="001211C9">
      <w:pPr>
        <w:pStyle w:val="af2"/>
      </w:pPr>
      <w:r>
        <w:t xml:space="preserve">        {</w:t>
      </w:r>
    </w:p>
    <w:p w:rsidR="001211C9" w:rsidRDefault="001211C9" w:rsidP="001211C9">
      <w:pPr>
        <w:pStyle w:val="af2"/>
      </w:pPr>
      <w:r>
        <w:t xml:space="preserve">            DialogResult = DialogResult.Yes;</w:t>
      </w: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lastRenderedPageBreak/>
        <w:t xml:space="preserve">        private void btnPath_Click(object sender, EventArgs e)</w:t>
      </w:r>
    </w:p>
    <w:p w:rsidR="001211C9" w:rsidRPr="001211C9" w:rsidRDefault="001211C9" w:rsidP="001211C9">
      <w:pPr>
        <w:pStyle w:val="af2"/>
        <w:rPr>
          <w:lang w:val="ru-RU"/>
        </w:rPr>
      </w:pPr>
      <w:r>
        <w:t xml:space="preserve">        </w:t>
      </w:r>
      <w:r w:rsidRPr="001211C9">
        <w:rPr>
          <w:lang w:val="ru-RU"/>
        </w:rPr>
        <w:t>{</w:t>
      </w:r>
    </w:p>
    <w:p w:rsidR="001211C9" w:rsidRPr="001211C9" w:rsidRDefault="001211C9" w:rsidP="001211C9">
      <w:pPr>
        <w:pStyle w:val="af2"/>
        <w:rPr>
          <w:lang w:val="ru-RU"/>
        </w:rPr>
      </w:pPr>
      <w:r w:rsidRPr="001211C9">
        <w:rPr>
          <w:lang w:val="ru-RU"/>
        </w:rPr>
        <w:t xml:space="preserve">            // Создание экземпляра диалогового окна выбора пути до директории</w:t>
      </w:r>
    </w:p>
    <w:p w:rsidR="001211C9" w:rsidRDefault="001211C9" w:rsidP="001211C9">
      <w:pPr>
        <w:pStyle w:val="af2"/>
      </w:pPr>
      <w:r w:rsidRPr="001211C9">
        <w:rPr>
          <w:lang w:val="ru-RU"/>
        </w:rPr>
        <w:t xml:space="preserve">            </w:t>
      </w:r>
      <w:r>
        <w:t>using (var fileDialog = new OpenFileDialog())</w:t>
      </w:r>
    </w:p>
    <w:p w:rsidR="001211C9" w:rsidRPr="001211C9" w:rsidRDefault="001211C9" w:rsidP="001211C9">
      <w:pPr>
        <w:pStyle w:val="af2"/>
        <w:rPr>
          <w:lang w:val="ru-RU"/>
        </w:rPr>
      </w:pPr>
      <w:r w:rsidRPr="001211C9">
        <w:t xml:space="preserve">            </w:t>
      </w:r>
      <w:r w:rsidRPr="001211C9">
        <w:rPr>
          <w:lang w:val="ru-RU"/>
        </w:rPr>
        <w:t>{</w:t>
      </w:r>
    </w:p>
    <w:p w:rsidR="001211C9" w:rsidRPr="001211C9" w:rsidRDefault="001211C9" w:rsidP="001211C9">
      <w:pPr>
        <w:pStyle w:val="af2"/>
        <w:rPr>
          <w:lang w:val="ru-RU"/>
        </w:rPr>
      </w:pPr>
      <w:r w:rsidRPr="001211C9">
        <w:rPr>
          <w:lang w:val="ru-RU"/>
        </w:rPr>
        <w:t xml:space="preserve">                </w:t>
      </w:r>
      <w:r>
        <w:t>DialogResult</w:t>
      </w:r>
      <w:r w:rsidRPr="001211C9">
        <w:rPr>
          <w:lang w:val="ru-RU"/>
        </w:rPr>
        <w:t xml:space="preserve"> </w:t>
      </w:r>
      <w:r>
        <w:t>result</w:t>
      </w:r>
      <w:r w:rsidRPr="001211C9">
        <w:rPr>
          <w:lang w:val="ru-RU"/>
        </w:rPr>
        <w:t xml:space="preserve"> = </w:t>
      </w:r>
      <w:r>
        <w:t>fileDialog</w:t>
      </w:r>
      <w:r w:rsidRPr="001211C9">
        <w:rPr>
          <w:lang w:val="ru-RU"/>
        </w:rPr>
        <w:t>.</w:t>
      </w:r>
      <w:r>
        <w:t>ShowDialog</w:t>
      </w:r>
      <w:r w:rsidRPr="001211C9">
        <w:rPr>
          <w:lang w:val="ru-RU"/>
        </w:rPr>
        <w:t>();</w:t>
      </w:r>
    </w:p>
    <w:p w:rsidR="001211C9" w:rsidRPr="001211C9" w:rsidRDefault="001211C9" w:rsidP="001211C9">
      <w:pPr>
        <w:pStyle w:val="af2"/>
        <w:rPr>
          <w:lang w:val="ru-RU"/>
        </w:rPr>
      </w:pPr>
      <w:r w:rsidRPr="001211C9">
        <w:rPr>
          <w:lang w:val="ru-RU"/>
        </w:rPr>
        <w:t xml:space="preserve">                // Отображение диалогового окна и проверка результата</w:t>
      </w:r>
    </w:p>
    <w:p w:rsidR="001211C9" w:rsidRPr="001211C9" w:rsidRDefault="001211C9" w:rsidP="001211C9">
      <w:pPr>
        <w:pStyle w:val="af2"/>
        <w:rPr>
          <w:lang w:val="ru-RU"/>
        </w:rPr>
      </w:pPr>
      <w:r w:rsidRPr="001211C9">
        <w:rPr>
          <w:lang w:val="ru-RU"/>
        </w:rPr>
        <w:t xml:space="preserve">                </w:t>
      </w:r>
      <w:r>
        <w:t>if</w:t>
      </w:r>
      <w:r w:rsidRPr="001211C9">
        <w:rPr>
          <w:lang w:val="ru-RU"/>
        </w:rPr>
        <w:t xml:space="preserve"> (</w:t>
      </w:r>
      <w:r>
        <w:t>result</w:t>
      </w:r>
      <w:r w:rsidRPr="001211C9">
        <w:rPr>
          <w:lang w:val="ru-RU"/>
        </w:rPr>
        <w:t xml:space="preserve"> == </w:t>
      </w:r>
      <w:r>
        <w:t>DialogResult</w:t>
      </w:r>
      <w:r w:rsidRPr="001211C9">
        <w:rPr>
          <w:lang w:val="ru-RU"/>
        </w:rPr>
        <w:t>.</w:t>
      </w:r>
      <w:r>
        <w:t>OK</w:t>
      </w:r>
      <w:r w:rsidRPr="001211C9">
        <w:rPr>
          <w:lang w:val="ru-RU"/>
        </w:rPr>
        <w:t>)</w:t>
      </w:r>
    </w:p>
    <w:p w:rsidR="001211C9" w:rsidRPr="001211C9" w:rsidRDefault="001211C9" w:rsidP="001211C9">
      <w:pPr>
        <w:pStyle w:val="af2"/>
        <w:rPr>
          <w:lang w:val="ru-RU"/>
        </w:rPr>
      </w:pPr>
      <w:r w:rsidRPr="001211C9">
        <w:rPr>
          <w:lang w:val="ru-RU"/>
        </w:rPr>
        <w:t xml:space="preserve">                {</w:t>
      </w:r>
    </w:p>
    <w:p w:rsidR="001211C9" w:rsidRPr="001211C9" w:rsidRDefault="001211C9" w:rsidP="001211C9">
      <w:pPr>
        <w:pStyle w:val="af2"/>
        <w:rPr>
          <w:lang w:val="ru-RU"/>
        </w:rPr>
      </w:pPr>
      <w:r w:rsidRPr="001211C9">
        <w:rPr>
          <w:lang w:val="ru-RU"/>
        </w:rPr>
        <w:t xml:space="preserve">                    // Получение выбранного пути до директории</w:t>
      </w:r>
    </w:p>
    <w:p w:rsidR="001211C9" w:rsidRDefault="001211C9" w:rsidP="001211C9">
      <w:pPr>
        <w:pStyle w:val="af2"/>
      </w:pPr>
      <w:r w:rsidRPr="001211C9">
        <w:rPr>
          <w:lang w:val="ru-RU"/>
        </w:rPr>
        <w:t xml:space="preserve">                    </w:t>
      </w:r>
      <w:r>
        <w:t>this.FileName = fileDialog.FileName;</w:t>
      </w:r>
    </w:p>
    <w:p w:rsidR="001211C9" w:rsidRDefault="001211C9" w:rsidP="001211C9">
      <w:pPr>
        <w:pStyle w:val="af2"/>
      </w:pPr>
      <w:r>
        <w:t xml:space="preserve">                }</w:t>
      </w:r>
    </w:p>
    <w:p w:rsidR="001211C9" w:rsidRDefault="001211C9" w:rsidP="001211C9">
      <w:pPr>
        <w:pStyle w:val="af2"/>
      </w:pPr>
      <w:r>
        <w:t xml:space="preserve">            }</w:t>
      </w: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t xml:space="preserve">        private void LoginForm_KeyDown(object sender, KeyEventArgs e)</w:t>
      </w:r>
    </w:p>
    <w:p w:rsidR="001211C9" w:rsidRDefault="001211C9" w:rsidP="001211C9">
      <w:pPr>
        <w:pStyle w:val="af2"/>
      </w:pPr>
      <w:r>
        <w:t xml:space="preserve">        {</w:t>
      </w:r>
    </w:p>
    <w:p w:rsidR="001211C9" w:rsidRDefault="001211C9" w:rsidP="001211C9">
      <w:pPr>
        <w:pStyle w:val="af2"/>
      </w:pPr>
      <w:r>
        <w:t xml:space="preserve">            if (e.KeyCode == Keys.Enter)</w:t>
      </w:r>
    </w:p>
    <w:p w:rsidR="001211C9" w:rsidRDefault="001211C9" w:rsidP="001211C9">
      <w:pPr>
        <w:pStyle w:val="af2"/>
      </w:pPr>
      <w:r>
        <w:t xml:space="preserve">            {</w:t>
      </w:r>
    </w:p>
    <w:p w:rsidR="001211C9" w:rsidRDefault="001211C9" w:rsidP="001211C9">
      <w:pPr>
        <w:pStyle w:val="af2"/>
      </w:pPr>
      <w:r>
        <w:t xml:space="preserve">                btnOk_Click(sender, e);</w:t>
      </w:r>
    </w:p>
    <w:p w:rsidR="001211C9" w:rsidRDefault="001211C9" w:rsidP="001211C9">
      <w:pPr>
        <w:pStyle w:val="af2"/>
      </w:pPr>
      <w:r>
        <w:t xml:space="preserve">            }</w:t>
      </w:r>
    </w:p>
    <w:p w:rsidR="001211C9" w:rsidRDefault="001211C9" w:rsidP="001211C9">
      <w:pPr>
        <w:pStyle w:val="af2"/>
      </w:pPr>
      <w:r>
        <w:t xml:space="preserve">        }</w:t>
      </w:r>
    </w:p>
    <w:p w:rsidR="001211C9" w:rsidRDefault="001211C9" w:rsidP="001211C9">
      <w:pPr>
        <w:pStyle w:val="af2"/>
      </w:pPr>
      <w:r>
        <w:t xml:space="preserve">    }</w:t>
      </w:r>
    </w:p>
    <w:p w:rsidR="001211C9" w:rsidRDefault="001211C9" w:rsidP="001211C9">
      <w:pPr>
        <w:pStyle w:val="af2"/>
      </w:pPr>
      <w:r>
        <w:t>}</w:t>
      </w:r>
    </w:p>
    <w:p w:rsidR="001211C9" w:rsidRPr="001211C9" w:rsidRDefault="001211C9" w:rsidP="001211C9">
      <w:pPr>
        <w:pStyle w:val="af2"/>
      </w:pPr>
    </w:p>
    <w:p w:rsidR="001211C9" w:rsidRDefault="001211C9" w:rsidP="001211C9">
      <w:pPr>
        <w:spacing w:after="160" w:line="259" w:lineRule="auto"/>
        <w:jc w:val="center"/>
        <w:rPr>
          <w:rFonts w:cs="Times New Roman"/>
          <w:szCs w:val="28"/>
          <w:lang w:val="en-US"/>
        </w:rPr>
      </w:pPr>
      <w:r w:rsidRPr="00C20D79">
        <w:rPr>
          <w:rFonts w:cs="Times New Roman"/>
          <w:szCs w:val="28"/>
        </w:rPr>
        <w:t>Файл</w:t>
      </w:r>
      <w:r w:rsidRPr="001211C9">
        <w:rPr>
          <w:rFonts w:cs="Times New Roman"/>
          <w:szCs w:val="28"/>
          <w:lang w:val="en-US"/>
        </w:rPr>
        <w:t xml:space="preserve"> «</w:t>
      </w:r>
      <w:r>
        <w:rPr>
          <w:rFonts w:cs="Times New Roman"/>
          <w:i/>
          <w:szCs w:val="28"/>
          <w:lang w:val="en-US"/>
        </w:rPr>
        <w:t>NewDbForm</w:t>
      </w:r>
      <w:r w:rsidRPr="001211C9">
        <w:rPr>
          <w:rFonts w:cs="Times New Roman"/>
          <w:i/>
          <w:szCs w:val="28"/>
          <w:lang w:val="en-US"/>
        </w:rPr>
        <w:t>.</w:t>
      </w:r>
      <w:r w:rsidRPr="00617D64">
        <w:rPr>
          <w:rFonts w:cs="Times New Roman"/>
          <w:i/>
          <w:szCs w:val="28"/>
          <w:lang w:val="en-US"/>
        </w:rPr>
        <w:t>cs</w:t>
      </w:r>
      <w:r w:rsidRPr="001211C9">
        <w:rPr>
          <w:rFonts w:cs="Times New Roman"/>
          <w:szCs w:val="28"/>
          <w:lang w:val="en-US"/>
        </w:rPr>
        <w:t>»</w:t>
      </w:r>
    </w:p>
    <w:p w:rsidR="001211C9" w:rsidRDefault="001211C9" w:rsidP="001211C9">
      <w:pPr>
        <w:pStyle w:val="af2"/>
      </w:pPr>
      <w:r>
        <w:t>using PasswordManager.Classes;</w:t>
      </w:r>
    </w:p>
    <w:p w:rsidR="001211C9" w:rsidRDefault="001211C9" w:rsidP="001211C9">
      <w:pPr>
        <w:pStyle w:val="af2"/>
      </w:pPr>
      <w:r>
        <w:t>using System;</w:t>
      </w:r>
    </w:p>
    <w:p w:rsidR="001211C9" w:rsidRDefault="001211C9" w:rsidP="001211C9">
      <w:pPr>
        <w:pStyle w:val="af2"/>
      </w:pPr>
      <w:r>
        <w:t>using System.Collections.Generic;</w:t>
      </w:r>
    </w:p>
    <w:p w:rsidR="001211C9" w:rsidRDefault="001211C9" w:rsidP="001211C9">
      <w:pPr>
        <w:pStyle w:val="af2"/>
      </w:pPr>
      <w:r>
        <w:t>using System.ComponentModel;</w:t>
      </w:r>
    </w:p>
    <w:p w:rsidR="001211C9" w:rsidRDefault="001211C9" w:rsidP="001211C9">
      <w:pPr>
        <w:pStyle w:val="af2"/>
      </w:pPr>
      <w:r>
        <w:t>using System.Data;</w:t>
      </w:r>
    </w:p>
    <w:p w:rsidR="001211C9" w:rsidRDefault="001211C9" w:rsidP="001211C9">
      <w:pPr>
        <w:pStyle w:val="af2"/>
      </w:pPr>
      <w:r>
        <w:t>using System.Drawing;</w:t>
      </w:r>
    </w:p>
    <w:p w:rsidR="001211C9" w:rsidRDefault="001211C9" w:rsidP="001211C9">
      <w:pPr>
        <w:pStyle w:val="af2"/>
      </w:pPr>
      <w:r>
        <w:t>using System.Linq;</w:t>
      </w:r>
    </w:p>
    <w:p w:rsidR="001211C9" w:rsidRDefault="001211C9" w:rsidP="001211C9">
      <w:pPr>
        <w:pStyle w:val="af2"/>
      </w:pPr>
      <w:r>
        <w:t>using System.Text;</w:t>
      </w:r>
    </w:p>
    <w:p w:rsidR="001211C9" w:rsidRDefault="001211C9" w:rsidP="001211C9">
      <w:pPr>
        <w:pStyle w:val="af2"/>
      </w:pPr>
      <w:r>
        <w:t>using System.Threading.Tasks;</w:t>
      </w:r>
    </w:p>
    <w:p w:rsidR="001211C9" w:rsidRDefault="001211C9" w:rsidP="001211C9">
      <w:pPr>
        <w:pStyle w:val="af2"/>
      </w:pPr>
      <w:r>
        <w:t>using System.Windows.Forms;</w:t>
      </w:r>
    </w:p>
    <w:p w:rsidR="001211C9" w:rsidRDefault="001211C9" w:rsidP="001211C9">
      <w:pPr>
        <w:pStyle w:val="af2"/>
      </w:pPr>
    </w:p>
    <w:p w:rsidR="001211C9" w:rsidRDefault="001211C9" w:rsidP="001211C9">
      <w:pPr>
        <w:pStyle w:val="af2"/>
      </w:pPr>
      <w:r>
        <w:t>namespace PasswordManager.Forms</w:t>
      </w:r>
    </w:p>
    <w:p w:rsidR="001211C9" w:rsidRDefault="001211C9" w:rsidP="001211C9">
      <w:pPr>
        <w:pStyle w:val="af2"/>
      </w:pPr>
      <w:r>
        <w:t>{</w:t>
      </w:r>
    </w:p>
    <w:p w:rsidR="001211C9" w:rsidRDefault="001211C9" w:rsidP="001211C9">
      <w:pPr>
        <w:pStyle w:val="af2"/>
      </w:pPr>
      <w:r>
        <w:t xml:space="preserve">    public partial class NewDbForm : Form</w:t>
      </w:r>
    </w:p>
    <w:p w:rsidR="001211C9" w:rsidRDefault="001211C9" w:rsidP="001211C9">
      <w:pPr>
        <w:pStyle w:val="af2"/>
      </w:pPr>
      <w:r>
        <w:t xml:space="preserve">    {</w:t>
      </w:r>
    </w:p>
    <w:p w:rsidR="001211C9" w:rsidRDefault="001211C9" w:rsidP="001211C9">
      <w:pPr>
        <w:pStyle w:val="af2"/>
      </w:pPr>
      <w:r>
        <w:t xml:space="preserve">        public MasterKey key;</w:t>
      </w:r>
    </w:p>
    <w:p w:rsidR="001211C9" w:rsidRDefault="001211C9" w:rsidP="001211C9">
      <w:pPr>
        <w:pStyle w:val="af2"/>
      </w:pPr>
      <w:r>
        <w:t xml:space="preserve">        public string dbName;</w:t>
      </w:r>
    </w:p>
    <w:p w:rsidR="001211C9" w:rsidRDefault="001211C9" w:rsidP="001211C9">
      <w:pPr>
        <w:pStyle w:val="af2"/>
      </w:pPr>
      <w:r>
        <w:t xml:space="preserve">        public NewDbForm()</w:t>
      </w:r>
    </w:p>
    <w:p w:rsidR="001211C9" w:rsidRDefault="001211C9" w:rsidP="001211C9">
      <w:pPr>
        <w:pStyle w:val="af2"/>
      </w:pPr>
      <w:r>
        <w:t xml:space="preserve">        {</w:t>
      </w:r>
    </w:p>
    <w:p w:rsidR="001211C9" w:rsidRDefault="001211C9" w:rsidP="001211C9">
      <w:pPr>
        <w:pStyle w:val="af2"/>
      </w:pPr>
      <w:r>
        <w:t xml:space="preserve">            InitializeComponent();</w:t>
      </w:r>
    </w:p>
    <w:p w:rsidR="001211C9" w:rsidRDefault="001211C9" w:rsidP="001211C9">
      <w:pPr>
        <w:pStyle w:val="af2"/>
      </w:pPr>
      <w:r>
        <w:lastRenderedPageBreak/>
        <w:t xml:space="preserve">            this.StartPosition = FormStartPosition.CenterScreen;</w:t>
      </w: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t xml:space="preserve">        private void btnOk_Click(object sender, EventArgs e)</w:t>
      </w:r>
    </w:p>
    <w:p w:rsidR="001211C9" w:rsidRDefault="001211C9" w:rsidP="001211C9">
      <w:pPr>
        <w:pStyle w:val="af2"/>
      </w:pPr>
      <w:r>
        <w:t xml:space="preserve">        {</w:t>
      </w:r>
    </w:p>
    <w:p w:rsidR="001211C9" w:rsidRDefault="001211C9" w:rsidP="001211C9">
      <w:pPr>
        <w:pStyle w:val="af2"/>
      </w:pPr>
      <w:r>
        <w:t xml:space="preserve">            if (txtMasterKey.TextLength == 0 || txtName.TextLength == 0) </w:t>
      </w:r>
    </w:p>
    <w:p w:rsidR="001211C9" w:rsidRDefault="001211C9" w:rsidP="001211C9">
      <w:pPr>
        <w:pStyle w:val="af2"/>
      </w:pPr>
      <w:r>
        <w:t xml:space="preserve">            {</w:t>
      </w:r>
    </w:p>
    <w:p w:rsidR="001211C9" w:rsidRDefault="001211C9" w:rsidP="001211C9">
      <w:pPr>
        <w:pStyle w:val="af2"/>
      </w:pPr>
      <w:r>
        <w:t xml:space="preserve">                MessageBox.Show("Необходимо заполнить поля!", "Предупреждение", MessageBoxButtons.OK, MessageBoxIcon.Information);</w:t>
      </w:r>
    </w:p>
    <w:p w:rsidR="001211C9" w:rsidRDefault="001211C9" w:rsidP="001211C9">
      <w:pPr>
        <w:pStyle w:val="af2"/>
      </w:pPr>
      <w:r>
        <w:t xml:space="preserve">                return;</w:t>
      </w: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t xml:space="preserve">            key = new MasterKey(txtMasterKey.Text);</w:t>
      </w:r>
    </w:p>
    <w:p w:rsidR="001211C9" w:rsidRDefault="001211C9" w:rsidP="001211C9">
      <w:pPr>
        <w:pStyle w:val="af2"/>
      </w:pPr>
      <w:r>
        <w:t xml:space="preserve">            dbName = txtName.Text;</w:t>
      </w:r>
    </w:p>
    <w:p w:rsidR="001211C9" w:rsidRDefault="001211C9" w:rsidP="001211C9">
      <w:pPr>
        <w:pStyle w:val="af2"/>
      </w:pPr>
      <w:r>
        <w:t xml:space="preserve">            DialogResult = DialogResult.OK;</w:t>
      </w:r>
    </w:p>
    <w:p w:rsidR="001211C9" w:rsidRDefault="001211C9" w:rsidP="001211C9">
      <w:pPr>
        <w:pStyle w:val="af2"/>
      </w:pPr>
      <w:r>
        <w:t xml:space="preserve">        }</w:t>
      </w:r>
    </w:p>
    <w:p w:rsidR="001211C9" w:rsidRDefault="001211C9" w:rsidP="001211C9">
      <w:pPr>
        <w:pStyle w:val="af2"/>
      </w:pPr>
    </w:p>
    <w:p w:rsidR="001211C9" w:rsidRDefault="001211C9" w:rsidP="001211C9">
      <w:pPr>
        <w:pStyle w:val="af2"/>
      </w:pPr>
      <w:r>
        <w:t xml:space="preserve">        private void btnCancel_Click(object sender, EventArgs e)</w:t>
      </w:r>
    </w:p>
    <w:p w:rsidR="001211C9" w:rsidRDefault="001211C9" w:rsidP="001211C9">
      <w:pPr>
        <w:pStyle w:val="af2"/>
      </w:pPr>
      <w:r>
        <w:t xml:space="preserve">        {</w:t>
      </w:r>
    </w:p>
    <w:p w:rsidR="001211C9" w:rsidRDefault="001211C9" w:rsidP="001211C9">
      <w:pPr>
        <w:pStyle w:val="af2"/>
      </w:pPr>
      <w:r>
        <w:t xml:space="preserve">            DialogResult = DialogResult.Cancel;</w:t>
      </w:r>
    </w:p>
    <w:p w:rsidR="001211C9" w:rsidRDefault="001211C9" w:rsidP="001211C9">
      <w:pPr>
        <w:pStyle w:val="af2"/>
      </w:pPr>
      <w:r>
        <w:t xml:space="preserve">        }</w:t>
      </w:r>
    </w:p>
    <w:p w:rsidR="001211C9" w:rsidRDefault="001211C9" w:rsidP="001211C9">
      <w:pPr>
        <w:pStyle w:val="af2"/>
      </w:pPr>
      <w:r>
        <w:t xml:space="preserve">    }</w:t>
      </w:r>
    </w:p>
    <w:p w:rsidR="0022493C" w:rsidRDefault="001211C9" w:rsidP="00617D64">
      <w:pPr>
        <w:pStyle w:val="af2"/>
      </w:pPr>
      <w:r>
        <w:t>}</w:t>
      </w:r>
    </w:p>
    <w:p w:rsidR="002B29FA" w:rsidRDefault="002B29FA" w:rsidP="00617D64">
      <w:pPr>
        <w:pStyle w:val="af2"/>
      </w:pPr>
    </w:p>
    <w:p w:rsidR="002B29FA" w:rsidRPr="001E3AB0" w:rsidRDefault="002B29FA" w:rsidP="001E3AB0">
      <w:pPr>
        <w:spacing w:after="160" w:line="259" w:lineRule="auto"/>
        <w:jc w:val="center"/>
        <w:rPr>
          <w:rFonts w:cs="Times New Roman"/>
          <w:szCs w:val="28"/>
          <w:lang w:val="en-US"/>
        </w:rPr>
      </w:pPr>
      <w:r w:rsidRPr="00C20D79">
        <w:rPr>
          <w:rFonts w:cs="Times New Roman"/>
          <w:szCs w:val="28"/>
        </w:rPr>
        <w:t>Файл</w:t>
      </w:r>
      <w:r w:rsidRPr="001211C9">
        <w:rPr>
          <w:rFonts w:cs="Times New Roman"/>
          <w:szCs w:val="28"/>
          <w:lang w:val="en-US"/>
        </w:rPr>
        <w:t xml:space="preserve"> «</w:t>
      </w:r>
      <w:r>
        <w:rPr>
          <w:rFonts w:cs="Times New Roman"/>
          <w:i/>
          <w:szCs w:val="28"/>
          <w:lang w:val="en-US"/>
        </w:rPr>
        <w:t>GeneratePasswordForm</w:t>
      </w:r>
      <w:r w:rsidRPr="001211C9">
        <w:rPr>
          <w:rFonts w:cs="Times New Roman"/>
          <w:i/>
          <w:szCs w:val="28"/>
          <w:lang w:val="en-US"/>
        </w:rPr>
        <w:t>.</w:t>
      </w:r>
      <w:r w:rsidRPr="00617D64">
        <w:rPr>
          <w:rFonts w:cs="Times New Roman"/>
          <w:i/>
          <w:szCs w:val="28"/>
          <w:lang w:val="en-US"/>
        </w:rPr>
        <w:t>cs</w:t>
      </w:r>
      <w:r w:rsidRPr="001211C9">
        <w:rPr>
          <w:rFonts w:cs="Times New Roman"/>
          <w:szCs w:val="28"/>
          <w:lang w:val="en-US"/>
        </w:rPr>
        <w:t>»</w:t>
      </w:r>
    </w:p>
    <w:p w:rsidR="002B29FA" w:rsidRDefault="002B29FA" w:rsidP="002B29FA">
      <w:pPr>
        <w:pStyle w:val="af2"/>
      </w:pPr>
      <w:r>
        <w:t>using System;</w:t>
      </w:r>
    </w:p>
    <w:p w:rsidR="002B29FA" w:rsidRDefault="002B29FA" w:rsidP="002B29FA">
      <w:pPr>
        <w:pStyle w:val="af2"/>
      </w:pPr>
      <w:r>
        <w:t>using System.Collections.Generic;</w:t>
      </w:r>
    </w:p>
    <w:p w:rsidR="002B29FA" w:rsidRDefault="002B29FA" w:rsidP="002B29FA">
      <w:pPr>
        <w:pStyle w:val="af2"/>
      </w:pPr>
      <w:r>
        <w:t>using System.ComponentModel;</w:t>
      </w:r>
    </w:p>
    <w:p w:rsidR="002B29FA" w:rsidRDefault="002B29FA" w:rsidP="002B29FA">
      <w:pPr>
        <w:pStyle w:val="af2"/>
      </w:pPr>
      <w:r>
        <w:t>using System.Data;</w:t>
      </w:r>
    </w:p>
    <w:p w:rsidR="002B29FA" w:rsidRDefault="002B29FA" w:rsidP="002B29FA">
      <w:pPr>
        <w:pStyle w:val="af2"/>
      </w:pPr>
      <w:r>
        <w:t>using System.Drawing;</w:t>
      </w:r>
    </w:p>
    <w:p w:rsidR="002B29FA" w:rsidRDefault="002B29FA" w:rsidP="002B29FA">
      <w:pPr>
        <w:pStyle w:val="af2"/>
      </w:pPr>
      <w:r>
        <w:t>using System.Linq;</w:t>
      </w:r>
    </w:p>
    <w:p w:rsidR="002B29FA" w:rsidRDefault="002B29FA" w:rsidP="002B29FA">
      <w:pPr>
        <w:pStyle w:val="af2"/>
      </w:pPr>
      <w:r>
        <w:t>using System.Runtime.InteropServices;</w:t>
      </w:r>
    </w:p>
    <w:p w:rsidR="002B29FA" w:rsidRDefault="002B29FA" w:rsidP="002B29FA">
      <w:pPr>
        <w:pStyle w:val="af2"/>
      </w:pPr>
      <w:r>
        <w:t>using System.Text;</w:t>
      </w:r>
    </w:p>
    <w:p w:rsidR="002B29FA" w:rsidRDefault="002B29FA" w:rsidP="002B29FA">
      <w:pPr>
        <w:pStyle w:val="af2"/>
      </w:pPr>
      <w:r>
        <w:t>using System.Threading.Tasks;</w:t>
      </w:r>
    </w:p>
    <w:p w:rsidR="002B29FA" w:rsidRDefault="002B29FA" w:rsidP="002B29FA">
      <w:pPr>
        <w:pStyle w:val="af2"/>
      </w:pPr>
      <w:r>
        <w:t>using System.Windows.Forms;</w:t>
      </w:r>
    </w:p>
    <w:p w:rsidR="002B29FA" w:rsidRDefault="002B29FA" w:rsidP="002B29FA">
      <w:pPr>
        <w:pStyle w:val="af2"/>
      </w:pPr>
    </w:p>
    <w:p w:rsidR="002B29FA" w:rsidRDefault="002B29FA" w:rsidP="002B29FA">
      <w:pPr>
        <w:pStyle w:val="af2"/>
      </w:pPr>
      <w:r>
        <w:t>namespace PasswordManager.Forms</w:t>
      </w:r>
    </w:p>
    <w:p w:rsidR="002B29FA" w:rsidRDefault="002B29FA" w:rsidP="002B29FA">
      <w:pPr>
        <w:pStyle w:val="af2"/>
      </w:pPr>
      <w:r>
        <w:t>{</w:t>
      </w:r>
    </w:p>
    <w:p w:rsidR="002B29FA" w:rsidRDefault="002B29FA" w:rsidP="002B29FA">
      <w:pPr>
        <w:pStyle w:val="af2"/>
      </w:pPr>
      <w:r>
        <w:t xml:space="preserve">    public partial class GeneratePasswordForm : Form</w:t>
      </w:r>
    </w:p>
    <w:p w:rsidR="002B29FA" w:rsidRDefault="002B29FA" w:rsidP="002B29FA">
      <w:pPr>
        <w:pStyle w:val="af2"/>
      </w:pPr>
      <w:r>
        <w:t xml:space="preserve">    {</w:t>
      </w:r>
    </w:p>
    <w:p w:rsidR="002B29FA" w:rsidRDefault="002B29FA" w:rsidP="002B29FA">
      <w:pPr>
        <w:pStyle w:val="af2"/>
      </w:pPr>
    </w:p>
    <w:p w:rsidR="002B29FA" w:rsidRDefault="002B29FA" w:rsidP="002B29FA">
      <w:pPr>
        <w:pStyle w:val="af2"/>
      </w:pPr>
      <w:r>
        <w:t xml:space="preserve">        public GeneratePasswordForm()</w:t>
      </w:r>
    </w:p>
    <w:p w:rsidR="002B29FA" w:rsidRDefault="002B29FA" w:rsidP="002B29FA">
      <w:pPr>
        <w:pStyle w:val="af2"/>
      </w:pPr>
      <w:r>
        <w:t xml:space="preserve">        {</w:t>
      </w:r>
    </w:p>
    <w:p w:rsidR="002B29FA" w:rsidRDefault="002B29FA" w:rsidP="002B29FA">
      <w:pPr>
        <w:pStyle w:val="af2"/>
      </w:pPr>
      <w:r>
        <w:t xml:space="preserve">            InitializeComponent();</w:t>
      </w:r>
    </w:p>
    <w:p w:rsidR="002B29FA" w:rsidRDefault="002B29FA" w:rsidP="002B29FA">
      <w:pPr>
        <w:pStyle w:val="af2"/>
      </w:pPr>
      <w:r>
        <w:t xml:space="preserve">        }</w:t>
      </w:r>
    </w:p>
    <w:p w:rsidR="002B29FA" w:rsidRDefault="002B29FA" w:rsidP="002B29FA">
      <w:pPr>
        <w:pStyle w:val="af2"/>
      </w:pPr>
      <w:r>
        <w:t xml:space="preserve">        public class PasswordGenerator</w:t>
      </w:r>
    </w:p>
    <w:p w:rsidR="002B29FA" w:rsidRDefault="002B29FA" w:rsidP="002B29FA">
      <w:pPr>
        <w:pStyle w:val="af2"/>
      </w:pPr>
      <w:r>
        <w:t xml:space="preserve">        {</w:t>
      </w:r>
    </w:p>
    <w:p w:rsidR="002B29FA" w:rsidRDefault="002B29FA" w:rsidP="002B29FA">
      <w:pPr>
        <w:pStyle w:val="af2"/>
      </w:pPr>
      <w:r>
        <w:lastRenderedPageBreak/>
        <w:t xml:space="preserve">            private const string LowercaseChars = "abcdefghijklmnopqrstuvwxyz";</w:t>
      </w:r>
    </w:p>
    <w:p w:rsidR="002B29FA" w:rsidRDefault="002B29FA" w:rsidP="002B29FA">
      <w:pPr>
        <w:pStyle w:val="af2"/>
      </w:pPr>
      <w:r>
        <w:t xml:space="preserve">            private const string UppercaseChars = "ABCDEFGHIJKLMNOPQRSTUVWXYZ";</w:t>
      </w:r>
    </w:p>
    <w:p w:rsidR="002B29FA" w:rsidRDefault="002B29FA" w:rsidP="002B29FA">
      <w:pPr>
        <w:pStyle w:val="af2"/>
      </w:pPr>
      <w:r>
        <w:t xml:space="preserve">            private const string NumericChars = "0123456789";</w:t>
      </w:r>
    </w:p>
    <w:p w:rsidR="002B29FA" w:rsidRDefault="002B29FA" w:rsidP="002B29FA">
      <w:pPr>
        <w:pStyle w:val="af2"/>
      </w:pPr>
      <w:r>
        <w:t xml:space="preserve">            private const string SpecialChars = "!@#$%^&amp;*()-=_+[]{}|;:,.&lt;&gt;?";</w:t>
      </w:r>
    </w:p>
    <w:p w:rsidR="002B29FA" w:rsidRDefault="002B29FA" w:rsidP="002B29FA">
      <w:pPr>
        <w:pStyle w:val="af2"/>
      </w:pPr>
      <w:r>
        <w:t xml:space="preserve">            public static string GeneratePassword(int length, bool includeLowercase, bool includeUppercase, bool includeNumeric, bool includeSpecial)</w:t>
      </w:r>
    </w:p>
    <w:p w:rsidR="002B29FA" w:rsidRDefault="002B29FA" w:rsidP="002B29FA">
      <w:pPr>
        <w:pStyle w:val="af2"/>
      </w:pPr>
      <w:r>
        <w:t xml:space="preserve">            {</w:t>
      </w:r>
    </w:p>
    <w:p w:rsidR="002B29FA" w:rsidRDefault="002B29FA" w:rsidP="002B29FA">
      <w:pPr>
        <w:pStyle w:val="af2"/>
      </w:pPr>
      <w:r>
        <w:t xml:space="preserve">                string charSet = "";</w:t>
      </w:r>
    </w:p>
    <w:p w:rsidR="002B29FA" w:rsidRDefault="002B29FA" w:rsidP="002B29FA">
      <w:pPr>
        <w:pStyle w:val="af2"/>
      </w:pPr>
    </w:p>
    <w:p w:rsidR="002B29FA" w:rsidRDefault="002B29FA" w:rsidP="002B29FA">
      <w:pPr>
        <w:pStyle w:val="af2"/>
      </w:pPr>
      <w:r>
        <w:t xml:space="preserve">                if (includeLowercase)</w:t>
      </w:r>
    </w:p>
    <w:p w:rsidR="002B29FA" w:rsidRDefault="002B29FA" w:rsidP="002B29FA">
      <w:pPr>
        <w:pStyle w:val="af2"/>
      </w:pPr>
      <w:r>
        <w:t xml:space="preserve">                    charSet += LowercaseChars;</w:t>
      </w:r>
    </w:p>
    <w:p w:rsidR="002B29FA" w:rsidRDefault="002B29FA" w:rsidP="002B29FA">
      <w:pPr>
        <w:pStyle w:val="af2"/>
      </w:pPr>
    </w:p>
    <w:p w:rsidR="002B29FA" w:rsidRDefault="002B29FA" w:rsidP="002B29FA">
      <w:pPr>
        <w:pStyle w:val="af2"/>
      </w:pPr>
      <w:r>
        <w:t xml:space="preserve">                if (includeUppercase)</w:t>
      </w:r>
    </w:p>
    <w:p w:rsidR="002B29FA" w:rsidRDefault="002B29FA" w:rsidP="002B29FA">
      <w:pPr>
        <w:pStyle w:val="af2"/>
      </w:pPr>
      <w:r>
        <w:t xml:space="preserve">                    charSet += UppercaseChars;</w:t>
      </w:r>
    </w:p>
    <w:p w:rsidR="002B29FA" w:rsidRDefault="002B29FA" w:rsidP="002B29FA">
      <w:pPr>
        <w:pStyle w:val="af2"/>
      </w:pPr>
    </w:p>
    <w:p w:rsidR="002B29FA" w:rsidRDefault="002B29FA" w:rsidP="002B29FA">
      <w:pPr>
        <w:pStyle w:val="af2"/>
      </w:pPr>
      <w:r>
        <w:t xml:space="preserve">                if (includeNumeric)</w:t>
      </w:r>
    </w:p>
    <w:p w:rsidR="002B29FA" w:rsidRDefault="002B29FA" w:rsidP="002B29FA">
      <w:pPr>
        <w:pStyle w:val="af2"/>
      </w:pPr>
      <w:r>
        <w:t xml:space="preserve">                    charSet += NumericChars;</w:t>
      </w:r>
    </w:p>
    <w:p w:rsidR="002B29FA" w:rsidRDefault="002B29FA" w:rsidP="002B29FA">
      <w:pPr>
        <w:pStyle w:val="af2"/>
      </w:pPr>
    </w:p>
    <w:p w:rsidR="002B29FA" w:rsidRDefault="002B29FA" w:rsidP="002B29FA">
      <w:pPr>
        <w:pStyle w:val="af2"/>
      </w:pPr>
      <w:r>
        <w:t xml:space="preserve">                if (includeSpecial)</w:t>
      </w:r>
    </w:p>
    <w:p w:rsidR="002B29FA" w:rsidRDefault="002B29FA" w:rsidP="002B29FA">
      <w:pPr>
        <w:pStyle w:val="af2"/>
      </w:pPr>
      <w:r>
        <w:t xml:space="preserve">                    charSet += SpecialChars;</w:t>
      </w:r>
    </w:p>
    <w:p w:rsidR="002B29FA" w:rsidRDefault="002B29FA" w:rsidP="002B29FA">
      <w:pPr>
        <w:pStyle w:val="af2"/>
      </w:pPr>
    </w:p>
    <w:p w:rsidR="002B29FA" w:rsidRDefault="002B29FA" w:rsidP="002B29FA">
      <w:pPr>
        <w:pStyle w:val="af2"/>
      </w:pPr>
      <w:r>
        <w:t xml:space="preserve">                StringBuilder password = new StringBuilder();</w:t>
      </w:r>
    </w:p>
    <w:p w:rsidR="002B29FA" w:rsidRDefault="002B29FA" w:rsidP="002B29FA">
      <w:pPr>
        <w:pStyle w:val="af2"/>
      </w:pPr>
      <w:r>
        <w:t xml:space="preserve">                Random random = new Random();</w:t>
      </w:r>
    </w:p>
    <w:p w:rsidR="002B29FA" w:rsidRDefault="002B29FA" w:rsidP="002B29FA">
      <w:pPr>
        <w:pStyle w:val="af2"/>
      </w:pPr>
    </w:p>
    <w:p w:rsidR="002B29FA" w:rsidRDefault="002B29FA" w:rsidP="002B29FA">
      <w:pPr>
        <w:pStyle w:val="af2"/>
      </w:pPr>
      <w:r>
        <w:t xml:space="preserve">                for (int i = 0; i &lt; length; i++)</w:t>
      </w:r>
    </w:p>
    <w:p w:rsidR="002B29FA" w:rsidRDefault="002B29FA" w:rsidP="002B29FA">
      <w:pPr>
        <w:pStyle w:val="af2"/>
      </w:pPr>
      <w:r>
        <w:t xml:space="preserve">                {</w:t>
      </w:r>
    </w:p>
    <w:p w:rsidR="002B29FA" w:rsidRDefault="002B29FA" w:rsidP="002B29FA">
      <w:pPr>
        <w:pStyle w:val="af2"/>
      </w:pPr>
      <w:r>
        <w:t xml:space="preserve">                    int randomIndex = random.Next(0, charSet.Length);</w:t>
      </w:r>
    </w:p>
    <w:p w:rsidR="002B29FA" w:rsidRDefault="002B29FA" w:rsidP="002B29FA">
      <w:pPr>
        <w:pStyle w:val="af2"/>
      </w:pPr>
      <w:r>
        <w:t xml:space="preserve">                    password.Append(charSet[randomIndex]);</w:t>
      </w:r>
    </w:p>
    <w:p w:rsidR="002B29FA" w:rsidRDefault="002B29FA" w:rsidP="002B29FA">
      <w:pPr>
        <w:pStyle w:val="af2"/>
      </w:pPr>
      <w:r>
        <w:t xml:space="preserve">                }</w:t>
      </w:r>
    </w:p>
    <w:p w:rsidR="002B29FA" w:rsidRDefault="002B29FA" w:rsidP="002B29FA">
      <w:pPr>
        <w:pStyle w:val="af2"/>
      </w:pPr>
    </w:p>
    <w:p w:rsidR="002B29FA" w:rsidRDefault="002B29FA" w:rsidP="002B29FA">
      <w:pPr>
        <w:pStyle w:val="af2"/>
      </w:pPr>
      <w:r>
        <w:t xml:space="preserve">                return password.ToString();</w:t>
      </w:r>
    </w:p>
    <w:p w:rsidR="002B29FA" w:rsidRDefault="002B29FA" w:rsidP="002B29FA">
      <w:pPr>
        <w:pStyle w:val="af2"/>
      </w:pPr>
      <w:r>
        <w:t xml:space="preserve">            }</w:t>
      </w:r>
    </w:p>
    <w:p w:rsidR="002B29FA" w:rsidRDefault="002B29FA" w:rsidP="002B29FA">
      <w:pPr>
        <w:pStyle w:val="af2"/>
      </w:pPr>
      <w:r>
        <w:t xml:space="preserve">        }</w:t>
      </w:r>
    </w:p>
    <w:p w:rsidR="002B29FA" w:rsidRDefault="002B29FA" w:rsidP="002B29FA">
      <w:pPr>
        <w:pStyle w:val="af2"/>
      </w:pPr>
      <w:r>
        <w:t xml:space="preserve">        private void btnGenerate_Click(object sender, EventArgs e)</w:t>
      </w:r>
    </w:p>
    <w:p w:rsidR="002B29FA" w:rsidRDefault="002B29FA" w:rsidP="002B29FA">
      <w:pPr>
        <w:pStyle w:val="af2"/>
      </w:pPr>
      <w:r>
        <w:t xml:space="preserve">        {</w:t>
      </w:r>
    </w:p>
    <w:p w:rsidR="002B29FA" w:rsidRDefault="002B29FA" w:rsidP="002B29FA">
      <w:pPr>
        <w:pStyle w:val="af2"/>
      </w:pPr>
      <w:r>
        <w:t xml:space="preserve">            int generatedPasswordLen = 0;</w:t>
      </w:r>
    </w:p>
    <w:p w:rsidR="002B29FA" w:rsidRDefault="002B29FA" w:rsidP="002B29FA">
      <w:pPr>
        <w:pStyle w:val="af2"/>
      </w:pPr>
      <w:r>
        <w:t xml:space="preserve">            try</w:t>
      </w:r>
    </w:p>
    <w:p w:rsidR="002B29FA" w:rsidRDefault="002B29FA" w:rsidP="002B29FA">
      <w:pPr>
        <w:pStyle w:val="af2"/>
      </w:pPr>
      <w:r>
        <w:t xml:space="preserve">            {</w:t>
      </w:r>
    </w:p>
    <w:p w:rsidR="002B29FA" w:rsidRDefault="002B29FA" w:rsidP="002B29FA">
      <w:pPr>
        <w:pStyle w:val="af2"/>
      </w:pPr>
      <w:r>
        <w:t xml:space="preserve">                generatedPasswordLen = int.Parse(tbLength.Text);</w:t>
      </w:r>
    </w:p>
    <w:p w:rsidR="002B29FA" w:rsidRDefault="002B29FA" w:rsidP="002B29FA">
      <w:pPr>
        <w:pStyle w:val="af2"/>
      </w:pPr>
      <w:r>
        <w:t xml:space="preserve">            }</w:t>
      </w:r>
    </w:p>
    <w:p w:rsidR="002B29FA" w:rsidRDefault="002B29FA" w:rsidP="002B29FA">
      <w:pPr>
        <w:pStyle w:val="af2"/>
      </w:pPr>
      <w:r>
        <w:t xml:space="preserve">            catch</w:t>
      </w:r>
    </w:p>
    <w:p w:rsidR="002B29FA" w:rsidRDefault="002B29FA" w:rsidP="002B29FA">
      <w:pPr>
        <w:pStyle w:val="af2"/>
      </w:pPr>
      <w:r>
        <w:t xml:space="preserve">            {</w:t>
      </w:r>
    </w:p>
    <w:p w:rsidR="002B29FA" w:rsidRDefault="002B29FA" w:rsidP="002B29FA">
      <w:pPr>
        <w:pStyle w:val="af2"/>
      </w:pPr>
      <w:r>
        <w:t xml:space="preserve">                MessageBox.Show("Вы написали в поле \"Длина\" что-то, кроме цифр", "Ошибка", MessageBoxButtons.OK, MessageBoxIcon.Warning);</w:t>
      </w:r>
    </w:p>
    <w:p w:rsidR="002B29FA" w:rsidRDefault="002B29FA" w:rsidP="002B29FA">
      <w:pPr>
        <w:pStyle w:val="af2"/>
      </w:pPr>
      <w:r>
        <w:lastRenderedPageBreak/>
        <w:t xml:space="preserve">                return;</w:t>
      </w:r>
    </w:p>
    <w:p w:rsidR="002B29FA" w:rsidRDefault="002B29FA" w:rsidP="002B29FA">
      <w:pPr>
        <w:pStyle w:val="af2"/>
      </w:pPr>
      <w:r>
        <w:t xml:space="preserve">            }</w:t>
      </w:r>
    </w:p>
    <w:p w:rsidR="002B29FA" w:rsidRDefault="002B29FA" w:rsidP="002B29FA">
      <w:pPr>
        <w:pStyle w:val="af2"/>
      </w:pPr>
      <w:r>
        <w:t xml:space="preserve">            if (generatedPasswordLen &lt; 0 || generatedPasswordLen &gt; 128) </w:t>
      </w:r>
    </w:p>
    <w:p w:rsidR="002B29FA" w:rsidRDefault="002B29FA" w:rsidP="002B29FA">
      <w:pPr>
        <w:pStyle w:val="af2"/>
      </w:pPr>
      <w:r>
        <w:t xml:space="preserve">            {</w:t>
      </w:r>
    </w:p>
    <w:p w:rsidR="002B29FA" w:rsidRDefault="002B29FA" w:rsidP="002B29FA">
      <w:pPr>
        <w:pStyle w:val="af2"/>
      </w:pPr>
      <w:r>
        <w:t xml:space="preserve">                MessageBox.Show("Не стоит генерировать длину, больше 128", "Ошибка", MessageBoxButtons.OK, MessageBoxIcon.Warning);</w:t>
      </w:r>
    </w:p>
    <w:p w:rsidR="002B29FA" w:rsidRDefault="002B29FA" w:rsidP="002B29FA">
      <w:pPr>
        <w:pStyle w:val="af2"/>
      </w:pPr>
      <w:r>
        <w:t xml:space="preserve">                return;</w:t>
      </w:r>
    </w:p>
    <w:p w:rsidR="002B29FA" w:rsidRDefault="002B29FA" w:rsidP="002B29FA">
      <w:pPr>
        <w:pStyle w:val="af2"/>
      </w:pPr>
      <w:r>
        <w:t xml:space="preserve">            }</w:t>
      </w:r>
    </w:p>
    <w:p w:rsidR="002B29FA" w:rsidRDefault="002B29FA" w:rsidP="002B29FA">
      <w:pPr>
        <w:pStyle w:val="af2"/>
      </w:pPr>
      <w:r>
        <w:t xml:space="preserve">            tbPassword.Text = PasswordGenerator.GeneratePassword(generatedPasswordLen, cbLowerCase.Checked, cbUpperCase.Checked, cbNumerals.Checked, cbSymblos.Checked);           </w:t>
      </w:r>
    </w:p>
    <w:p w:rsidR="002B29FA" w:rsidRPr="004F4663" w:rsidRDefault="002B29FA" w:rsidP="002B29FA">
      <w:pPr>
        <w:pStyle w:val="af2"/>
        <w:rPr>
          <w:lang w:val="ru-RU"/>
        </w:rPr>
      </w:pPr>
      <w:r>
        <w:t xml:space="preserve">        </w:t>
      </w:r>
      <w:r w:rsidRPr="004F4663">
        <w:rPr>
          <w:lang w:val="ru-RU"/>
        </w:rPr>
        <w:t>}</w:t>
      </w:r>
    </w:p>
    <w:p w:rsidR="002B29FA" w:rsidRPr="004F4663" w:rsidRDefault="002B29FA" w:rsidP="002B29FA">
      <w:pPr>
        <w:pStyle w:val="af2"/>
        <w:rPr>
          <w:lang w:val="ru-RU"/>
        </w:rPr>
      </w:pPr>
      <w:r w:rsidRPr="004F4663">
        <w:rPr>
          <w:lang w:val="ru-RU"/>
        </w:rPr>
        <w:t xml:space="preserve">    }</w:t>
      </w:r>
    </w:p>
    <w:p w:rsidR="00D22E58" w:rsidRPr="004F4663" w:rsidRDefault="002B29FA" w:rsidP="002B29FA">
      <w:pPr>
        <w:pStyle w:val="af2"/>
        <w:rPr>
          <w:lang w:val="ru-RU"/>
        </w:rPr>
      </w:pPr>
      <w:r w:rsidRPr="004F4663">
        <w:rPr>
          <w:lang w:val="ru-RU"/>
        </w:rPr>
        <w:t>}</w:t>
      </w:r>
    </w:p>
    <w:p w:rsidR="00D22E58" w:rsidRPr="004F4663" w:rsidRDefault="00D22E58">
      <w:pPr>
        <w:spacing w:after="160" w:line="259" w:lineRule="auto"/>
        <w:rPr>
          <w:rFonts w:ascii="Courier New" w:hAnsi="Courier New" w:cs="Courier New"/>
          <w:sz w:val="24"/>
          <w:szCs w:val="24"/>
        </w:rPr>
      </w:pPr>
      <w:r>
        <w:br w:type="page"/>
      </w:r>
    </w:p>
    <w:p w:rsidR="00FA378F" w:rsidRPr="002B29FA" w:rsidRDefault="00FA378F" w:rsidP="00FA378F">
      <w:pPr>
        <w:pStyle w:val="af"/>
        <w:spacing w:after="0"/>
        <w:ind w:firstLine="0"/>
        <w:outlineLvl w:val="0"/>
        <w:rPr>
          <w:sz w:val="28"/>
          <w:szCs w:val="28"/>
        </w:rPr>
      </w:pPr>
      <w:bookmarkStart w:id="56" w:name="_Toc104647650"/>
      <w:bookmarkStart w:id="57" w:name="_Toc136287532"/>
      <w:r w:rsidRPr="00476111">
        <w:rPr>
          <w:sz w:val="28"/>
          <w:szCs w:val="28"/>
        </w:rPr>
        <w:lastRenderedPageBreak/>
        <w:t>Приложение</w:t>
      </w:r>
      <w:r w:rsidRPr="002B29FA">
        <w:rPr>
          <w:sz w:val="28"/>
          <w:szCs w:val="28"/>
        </w:rPr>
        <w:t xml:space="preserve"> </w:t>
      </w:r>
      <w:r>
        <w:rPr>
          <w:sz w:val="28"/>
          <w:szCs w:val="28"/>
        </w:rPr>
        <w:t>В</w:t>
      </w:r>
      <w:bookmarkEnd w:id="56"/>
      <w:bookmarkEnd w:id="57"/>
    </w:p>
    <w:p w:rsidR="00FA378F" w:rsidRPr="002B29FA" w:rsidRDefault="00FA378F" w:rsidP="00FA378F">
      <w:pPr>
        <w:pStyle w:val="a5"/>
        <w:ind w:firstLine="0"/>
        <w:jc w:val="center"/>
      </w:pPr>
      <w:bookmarkStart w:id="58" w:name="_Toc104647651"/>
      <w:r w:rsidRPr="002B29FA">
        <w:t>(</w:t>
      </w:r>
      <w:r w:rsidRPr="00A3111F">
        <w:t>Обязательное</w:t>
      </w:r>
      <w:r w:rsidRPr="002B29FA">
        <w:t>)</w:t>
      </w:r>
      <w:bookmarkEnd w:id="58"/>
    </w:p>
    <w:p w:rsidR="00FA378F" w:rsidRPr="00143940" w:rsidRDefault="00773C8B" w:rsidP="00FA378F">
      <w:pPr>
        <w:spacing w:after="160" w:line="259" w:lineRule="auto"/>
        <w:jc w:val="center"/>
      </w:pPr>
      <w:r>
        <w:t>Менеджер паролей</w:t>
      </w:r>
    </w:p>
    <w:p w:rsidR="00FA378F" w:rsidRPr="000D4032" w:rsidRDefault="00FA378F" w:rsidP="00FA378F">
      <w:pPr>
        <w:widowControl w:val="0"/>
        <w:spacing w:after="0" w:line="360" w:lineRule="auto"/>
        <w:jc w:val="center"/>
      </w:pPr>
      <w:r>
        <w:t>Презентация</w:t>
      </w:r>
    </w:p>
    <w:p w:rsidR="00A01429" w:rsidRPr="009C1048" w:rsidRDefault="00A01429" w:rsidP="00560992"/>
    <w:sectPr w:rsidR="00A01429" w:rsidRPr="009C1048" w:rsidSect="00496EDC">
      <w:footerReference w:type="default" r:id="rId36"/>
      <w:pgSz w:w="11906" w:h="16838" w:code="9"/>
      <w:pgMar w:top="993" w:right="566" w:bottom="2127" w:left="1418" w:header="709"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7DF0" w:rsidRDefault="00247DF0">
      <w:pPr>
        <w:spacing w:after="0" w:line="240" w:lineRule="auto"/>
      </w:pPr>
      <w:r>
        <w:separator/>
      </w:r>
    </w:p>
  </w:endnote>
  <w:endnote w:type="continuationSeparator" w:id="0">
    <w:p w:rsidR="00247DF0" w:rsidRDefault="00247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00"/>
    <w:family w:val="swiss"/>
    <w:pitch w:val="variable"/>
  </w:font>
  <w:font w:name="Journal">
    <w:altName w:val="Times New Roman"/>
    <w:panose1 w:val="00000000000000000000"/>
    <w:charset w:val="00"/>
    <w:family w:val="auto"/>
    <w:notTrueType/>
    <w:pitch w:val="variable"/>
    <w:sig w:usb0="00000003" w:usb1="00000000" w:usb2="00000000" w:usb3="00000000" w:csb0="00000001" w:csb1="00000000"/>
  </w:font>
  <w:font w:name="Journal Cyr">
    <w:altName w:val="Times New Roman"/>
    <w:panose1 w:val="00000000000000000000"/>
    <w:charset w:val="CC"/>
    <w:family w:val="auto"/>
    <w:notTrueType/>
    <w:pitch w:val="variable"/>
    <w:sig w:usb0="00000201" w:usb1="00000000" w:usb2="00000000" w:usb3="00000000" w:csb0="00000004"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1048" w:rsidRDefault="009C1048">
    <w:pPr>
      <w:pStyle w:val="af4"/>
    </w:pPr>
    <w:r w:rsidRPr="00C01107">
      <w:rPr>
        <w:rFonts w:eastAsia="Calibri" w:cs="Times New Roman"/>
        <w:noProof/>
        <w:lang w:val="en-US"/>
      </w:rPr>
      <mc:AlternateContent>
        <mc:Choice Requires="wpg">
          <w:drawing>
            <wp:anchor distT="0" distB="0" distL="114300" distR="114300" simplePos="0" relativeHeight="251661312" behindDoc="0" locked="1" layoutInCell="1" allowOverlap="1" wp14:anchorId="007BA826" wp14:editId="22EE5A2D">
              <wp:simplePos x="0" y="0"/>
              <wp:positionH relativeFrom="page">
                <wp:posOffset>720090</wp:posOffset>
              </wp:positionH>
              <wp:positionV relativeFrom="page">
                <wp:posOffset>193675</wp:posOffset>
              </wp:positionV>
              <wp:extent cx="6645275" cy="10280015"/>
              <wp:effectExtent l="0" t="0" r="22225" b="26035"/>
              <wp:wrapNone/>
              <wp:docPr id="11" name="Группа 11"/>
              <wp:cNvGraphicFramePr/>
              <a:graphic xmlns:a="http://schemas.openxmlformats.org/drawingml/2006/main">
                <a:graphicData uri="http://schemas.microsoft.com/office/word/2010/wordprocessingGroup">
                  <wpg:wgp>
                    <wpg:cNvGrpSpPr/>
                    <wpg:grpSpPr bwMode="auto">
                      <a:xfrm>
                        <a:off x="0" y="0"/>
                        <a:ext cx="6645275" cy="10280015"/>
                        <a:chOff x="0" y="0"/>
                        <a:chExt cx="20000" cy="20000"/>
                      </a:xfrm>
                    </wpg:grpSpPr>
                    <wps:wsp>
                      <wps:cNvPr id="14" name="Rectangle 22"/>
                      <wps:cNvSpPr>
                        <a:spLocks noChangeAspect="1"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Line 2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2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3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7" name="Line 3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3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9" name="Rectangle 33"/>
                      <wps:cNvSpPr>
                        <a:spLocks noChangeAspect="1"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C01107">
                            <w:pPr>
                              <w:pStyle w:val="af6"/>
                              <w:jc w:val="center"/>
                              <w:rPr>
                                <w:sz w:val="18"/>
                              </w:rPr>
                            </w:pPr>
                            <w:r>
                              <w:rPr>
                                <w:sz w:val="18"/>
                              </w:rPr>
                              <w:t>Изм.</w:t>
                            </w:r>
                          </w:p>
                        </w:txbxContent>
                      </wps:txbx>
                      <wps:bodyPr rot="0" vert="horz" wrap="square" lIns="12700" tIns="12700" rIns="12700" bIns="12700" anchor="t" anchorCtr="0" upright="1">
                        <a:noAutofit/>
                      </wps:bodyPr>
                    </wps:wsp>
                    <wps:wsp>
                      <wps:cNvPr id="260" name="Rectangle 34"/>
                      <wps:cNvSpPr>
                        <a:spLocks noChangeAspect="1"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C01107">
                            <w:pPr>
                              <w:pStyle w:val="af6"/>
                              <w:jc w:val="center"/>
                              <w:rPr>
                                <w:sz w:val="18"/>
                              </w:rPr>
                            </w:pPr>
                            <w:r>
                              <w:rPr>
                                <w:sz w:val="18"/>
                              </w:rPr>
                              <w:t>Лист</w:t>
                            </w:r>
                          </w:p>
                        </w:txbxContent>
                      </wps:txbx>
                      <wps:bodyPr rot="0" vert="horz" wrap="square" lIns="12700" tIns="12700" rIns="12700" bIns="12700" anchor="t" anchorCtr="0" upright="1">
                        <a:noAutofit/>
                      </wps:bodyPr>
                    </wps:wsp>
                    <wps:wsp>
                      <wps:cNvPr id="261" name="Rectangle 35"/>
                      <wps:cNvSpPr>
                        <a:spLocks noChangeAspect="1"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C01107">
                            <w:pPr>
                              <w:pStyle w:val="af6"/>
                              <w:jc w:val="center"/>
                              <w:rPr>
                                <w:sz w:val="18"/>
                              </w:rPr>
                            </w:pPr>
                            <w:r>
                              <w:rPr>
                                <w:sz w:val="18"/>
                              </w:rPr>
                              <w:t>№ докум.</w:t>
                            </w:r>
                          </w:p>
                        </w:txbxContent>
                      </wps:txbx>
                      <wps:bodyPr rot="0" vert="horz" wrap="square" lIns="12700" tIns="12700" rIns="12700" bIns="12700" anchor="t" anchorCtr="0" upright="1">
                        <a:noAutofit/>
                      </wps:bodyPr>
                    </wps:wsp>
                    <wps:wsp>
                      <wps:cNvPr id="262" name="Rectangle 36"/>
                      <wps:cNvSpPr>
                        <a:spLocks noChangeAspect="1"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C01107">
                            <w:pPr>
                              <w:pStyle w:val="af6"/>
                              <w:jc w:val="center"/>
                              <w:rPr>
                                <w:sz w:val="18"/>
                              </w:rPr>
                            </w:pPr>
                            <w:r>
                              <w:rPr>
                                <w:sz w:val="18"/>
                              </w:rPr>
                              <w:t>Подпись</w:t>
                            </w:r>
                          </w:p>
                        </w:txbxContent>
                      </wps:txbx>
                      <wps:bodyPr rot="0" vert="horz" wrap="square" lIns="12700" tIns="12700" rIns="12700" bIns="12700" anchor="t" anchorCtr="0" upright="1">
                        <a:noAutofit/>
                      </wps:bodyPr>
                    </wps:wsp>
                    <wps:wsp>
                      <wps:cNvPr id="263" name="Rectangle 37"/>
                      <wps:cNvSpPr>
                        <a:spLocks noChangeAspect="1"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C01107">
                            <w:pPr>
                              <w:pStyle w:val="af6"/>
                              <w:jc w:val="center"/>
                              <w:rPr>
                                <w:sz w:val="18"/>
                              </w:rPr>
                            </w:pPr>
                            <w:r>
                              <w:rPr>
                                <w:sz w:val="18"/>
                              </w:rPr>
                              <w:t>Дата</w:t>
                            </w:r>
                          </w:p>
                        </w:txbxContent>
                      </wps:txbx>
                      <wps:bodyPr rot="0" vert="horz" wrap="square" lIns="12700" tIns="12700" rIns="12700" bIns="12700" anchor="t" anchorCtr="0" upright="1">
                        <a:noAutofit/>
                      </wps:bodyPr>
                    </wps:wsp>
                    <wps:wsp>
                      <wps:cNvPr id="264" name="Rectangle 38"/>
                      <wps:cNvSpPr>
                        <a:spLocks noChangeAspect="1"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C01107">
                            <w:pPr>
                              <w:pStyle w:val="af6"/>
                              <w:jc w:val="center"/>
                              <w:rPr>
                                <w:sz w:val="18"/>
                              </w:rPr>
                            </w:pPr>
                            <w:r>
                              <w:rPr>
                                <w:sz w:val="18"/>
                              </w:rPr>
                              <w:t>Лист</w:t>
                            </w:r>
                          </w:p>
                        </w:txbxContent>
                      </wps:txbx>
                      <wps:bodyPr rot="0" vert="horz" wrap="square" lIns="12700" tIns="12700" rIns="12700" bIns="12700" anchor="t" anchorCtr="0" upright="1">
                        <a:noAutofit/>
                      </wps:bodyPr>
                    </wps:wsp>
                    <wps:wsp>
                      <wps:cNvPr id="265" name="Rectangle 39"/>
                      <wps:cNvSpPr>
                        <a:spLocks noChangeAspect="1"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C01107">
                            <w:pPr>
                              <w:rPr>
                                <w:rFonts w:ascii="Arial" w:hAnsi="Arial" w:cs="Arial"/>
                                <w:i/>
                              </w:rPr>
                            </w:pPr>
                            <w:r>
                              <w:t xml:space="preserve"> </w:t>
                            </w:r>
                            <w:r>
                              <w:rPr>
                                <w:rFonts w:ascii="Arial" w:hAnsi="Arial" w:cs="Arial"/>
                                <w:i/>
                              </w:rPr>
                              <w:fldChar w:fldCharType="begin"/>
                            </w:r>
                            <w:r>
                              <w:rPr>
                                <w:rFonts w:ascii="Arial" w:hAnsi="Arial" w:cs="Arial"/>
                                <w:i/>
                              </w:rPr>
                              <w:instrText>PAGE   \* MERGEFORMAT</w:instrText>
                            </w:r>
                            <w:r>
                              <w:rPr>
                                <w:rFonts w:ascii="Arial" w:hAnsi="Arial" w:cs="Arial"/>
                                <w:i/>
                              </w:rPr>
                              <w:fldChar w:fldCharType="separate"/>
                            </w:r>
                            <w:r w:rsidR="00CE20F6">
                              <w:rPr>
                                <w:rFonts w:ascii="Arial" w:hAnsi="Arial" w:cs="Arial"/>
                                <w:i/>
                                <w:noProof/>
                              </w:rPr>
                              <w:t>21</w:t>
                            </w:r>
                            <w:r>
                              <w:rPr>
                                <w:rFonts w:ascii="Arial" w:hAnsi="Arial" w:cs="Arial"/>
                                <w:i/>
                              </w:rPr>
                              <w:fldChar w:fldCharType="end"/>
                            </w:r>
                          </w:p>
                        </w:txbxContent>
                      </wps:txbx>
                      <wps:bodyPr rot="0" vert="horz" wrap="square" lIns="12700" tIns="12700" rIns="12700" bIns="12700" anchor="t" anchorCtr="0" upright="1">
                        <a:noAutofit/>
                      </wps:bodyPr>
                    </wps:wsp>
                    <wps:wsp>
                      <wps:cNvPr id="266" name="Rectangle 40"/>
                      <wps:cNvSpPr>
                        <a:spLocks noChangeAspect="1" noChangeArrowheads="1"/>
                      </wps:cNvSpPr>
                      <wps:spPr bwMode="auto">
                        <a:xfrm>
                          <a:off x="7745" y="19221"/>
                          <a:ext cx="11075"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C1048" w:rsidRDefault="009C1048" w:rsidP="00C01107">
                            <w:pPr>
                              <w:jc w:val="center"/>
                              <w:rPr>
                                <w:rFonts w:ascii="Arial" w:hAnsi="Arial" w:cs="Arial"/>
                                <w:bCs/>
                                <w:i/>
                                <w:iCs/>
                                <w:sz w:val="36"/>
                              </w:rPr>
                            </w:pPr>
                            <w:r>
                              <w:rPr>
                                <w:rFonts w:ascii="Arial" w:hAnsi="Arial" w:cs="Arial"/>
                                <w:bCs/>
                                <w:i/>
                                <w:iCs/>
                                <w:sz w:val="36"/>
                              </w:rPr>
                              <w:t>ПГУ1.090301.25.001 ПЗ</w:t>
                            </w:r>
                          </w:p>
                          <w:p w:rsidR="009C1048" w:rsidRDefault="009C1048" w:rsidP="00C01107">
                            <w:pPr>
                              <w:rPr>
                                <w:rFonts w:cs="Times New Roman"/>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BA826" id="Группа 11" o:spid="_x0000_s1077" style="position:absolute;margin-left:56.7pt;margin-top:15.25pt;width:523.25pt;height:809.4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">
              <v:rect id="Rectangle 22" o:spid="_x0000_s107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" filled="f" strokeweight="2pt">
                <o:lock v:ext="edit" aspectratio="t"/>
              </v:rect>
              <v:line id="Line 23" o:spid="_x0000_s107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24" o:spid="_x0000_s108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5" o:spid="_x0000_s108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6" o:spid="_x0000_s108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27" o:spid="_x0000_s108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8" o:spid="_x0000_s108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29" o:spid="_x0000_s108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30" o:spid="_x0000_s108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XpxQAAANwAAAAPAAAAZHJzL2Rvd25yZXYueG1sRI/RagIx&#10;FETfC/2HcAu+1ayC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DI89XpxQAAANwAAAAP&#10;AAAAAAAAAAAAAAAAAAcCAABkcnMvZG93bnJldi54bWxQSwUGAAAAAAMAAwC3AAAA+QIAAAAA&#10;" strokeweight="1pt"/>
              <v:line id="Line 31" o:spid="_x0000_s108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32" o:spid="_x0000_s108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QAwgAAANwAAAAPAAAAZHJzL2Rvd25yZXYueG1sRE/dasIw&#10;FL4f7B3CGXg3UwXH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DWIOQAwgAAANwAAAAPAAAA&#10;AAAAAAAAAAAAAAcCAABkcnMvZG93bnJldi54bWxQSwUGAAAAAAMAAwC3AAAA9gIAAAAA&#10;" strokeweight="1pt"/>
              <v:rect id="Rectangle 33" o:spid="_x0000_s108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o:lock v:ext="edit" aspectratio="t"/>
                <v:textbox inset="1pt,1pt,1pt,1pt">
                  <w:txbxContent>
                    <w:p w:rsidR="009C1048" w:rsidRDefault="009C1048" w:rsidP="00C01107">
                      <w:pPr>
                        <w:pStyle w:val="af6"/>
                        <w:jc w:val="center"/>
                        <w:rPr>
                          <w:sz w:val="18"/>
                        </w:rPr>
                      </w:pPr>
                      <w:r>
                        <w:rPr>
                          <w:sz w:val="18"/>
                        </w:rPr>
                        <w:t>Изм.</w:t>
                      </w:r>
                    </w:p>
                  </w:txbxContent>
                </v:textbox>
              </v:rect>
              <v:rect id="Rectangle 34" o:spid="_x0000_s109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" filled="f" stroked="f" strokeweight=".25pt">
                <o:lock v:ext="edit" aspectratio="t"/>
                <v:textbox inset="1pt,1pt,1pt,1pt">
                  <w:txbxContent>
                    <w:p w:rsidR="009C1048" w:rsidRDefault="009C1048" w:rsidP="00C01107">
                      <w:pPr>
                        <w:pStyle w:val="af6"/>
                        <w:jc w:val="center"/>
                        <w:rPr>
                          <w:sz w:val="18"/>
                        </w:rPr>
                      </w:pPr>
                      <w:r>
                        <w:rPr>
                          <w:sz w:val="18"/>
                        </w:rPr>
                        <w:t>Лист</w:t>
                      </w:r>
                    </w:p>
                  </w:txbxContent>
                </v:textbox>
              </v:rect>
              <v:rect id="Rectangle 35" o:spid="_x0000_s109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o:lock v:ext="edit" aspectratio="t"/>
                <v:textbox inset="1pt,1pt,1pt,1pt">
                  <w:txbxContent>
                    <w:p w:rsidR="009C1048" w:rsidRDefault="009C1048" w:rsidP="00C01107">
                      <w:pPr>
                        <w:pStyle w:val="af6"/>
                        <w:jc w:val="center"/>
                        <w:rPr>
                          <w:sz w:val="18"/>
                        </w:rPr>
                      </w:pPr>
                      <w:r>
                        <w:rPr>
                          <w:sz w:val="18"/>
                        </w:rPr>
                        <w:t>№ докум.</w:t>
                      </w:r>
                    </w:p>
                  </w:txbxContent>
                </v:textbox>
              </v:rect>
              <v:rect id="Rectangle 36" o:spid="_x0000_s109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o:lock v:ext="edit" aspectratio="t"/>
                <v:textbox inset="1pt,1pt,1pt,1pt">
                  <w:txbxContent>
                    <w:p w:rsidR="009C1048" w:rsidRDefault="009C1048" w:rsidP="00C01107">
                      <w:pPr>
                        <w:pStyle w:val="af6"/>
                        <w:jc w:val="center"/>
                        <w:rPr>
                          <w:sz w:val="18"/>
                        </w:rPr>
                      </w:pPr>
                      <w:r>
                        <w:rPr>
                          <w:sz w:val="18"/>
                        </w:rPr>
                        <w:t>Подпись</w:t>
                      </w:r>
                    </w:p>
                  </w:txbxContent>
                </v:textbox>
              </v:rect>
              <v:rect id="Rectangle 37" o:spid="_x0000_s109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" filled="f" stroked="f" strokeweight=".25pt">
                <o:lock v:ext="edit" aspectratio="t"/>
                <v:textbox inset="1pt,1pt,1pt,1pt">
                  <w:txbxContent>
                    <w:p w:rsidR="009C1048" w:rsidRDefault="009C1048" w:rsidP="00C01107">
                      <w:pPr>
                        <w:pStyle w:val="af6"/>
                        <w:jc w:val="center"/>
                        <w:rPr>
                          <w:sz w:val="18"/>
                        </w:rPr>
                      </w:pPr>
                      <w:r>
                        <w:rPr>
                          <w:sz w:val="18"/>
                        </w:rPr>
                        <w:t>Дата</w:t>
                      </w:r>
                    </w:p>
                  </w:txbxContent>
                </v:textbox>
              </v:rect>
              <v:rect id="Rectangle 38" o:spid="_x0000_s109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" filled="f" stroked="f" strokeweight=".25pt">
                <o:lock v:ext="edit" aspectratio="t"/>
                <v:textbox inset="1pt,1pt,1pt,1pt">
                  <w:txbxContent>
                    <w:p w:rsidR="009C1048" w:rsidRDefault="009C1048" w:rsidP="00C01107">
                      <w:pPr>
                        <w:pStyle w:val="af6"/>
                        <w:jc w:val="center"/>
                        <w:rPr>
                          <w:sz w:val="18"/>
                        </w:rPr>
                      </w:pPr>
                      <w:r>
                        <w:rPr>
                          <w:sz w:val="18"/>
                        </w:rPr>
                        <w:t>Лист</w:t>
                      </w:r>
                    </w:p>
                  </w:txbxContent>
                </v:textbox>
              </v:rect>
              <v:rect id="Rectangle 39" o:spid="_x0000_s109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o:lock v:ext="edit" aspectratio="t"/>
                <v:textbox inset="1pt,1pt,1pt,1pt">
                  <w:txbxContent>
                    <w:p w:rsidR="009C1048" w:rsidRDefault="009C1048" w:rsidP="00C01107">
                      <w:pPr>
                        <w:rPr>
                          <w:rFonts w:ascii="Arial" w:hAnsi="Arial" w:cs="Arial"/>
                          <w:i/>
                        </w:rPr>
                      </w:pPr>
                      <w:r>
                        <w:t xml:space="preserve"> </w:t>
                      </w:r>
                      <w:r>
                        <w:rPr>
                          <w:rFonts w:ascii="Arial" w:hAnsi="Arial" w:cs="Arial"/>
                          <w:i/>
                        </w:rPr>
                        <w:fldChar w:fldCharType="begin"/>
                      </w:r>
                      <w:r>
                        <w:rPr>
                          <w:rFonts w:ascii="Arial" w:hAnsi="Arial" w:cs="Arial"/>
                          <w:i/>
                        </w:rPr>
                        <w:instrText>PAGE   \* MERGEFORMAT</w:instrText>
                      </w:r>
                      <w:r>
                        <w:rPr>
                          <w:rFonts w:ascii="Arial" w:hAnsi="Arial" w:cs="Arial"/>
                          <w:i/>
                        </w:rPr>
                        <w:fldChar w:fldCharType="separate"/>
                      </w:r>
                      <w:r w:rsidR="00CE20F6">
                        <w:rPr>
                          <w:rFonts w:ascii="Arial" w:hAnsi="Arial" w:cs="Arial"/>
                          <w:i/>
                          <w:noProof/>
                        </w:rPr>
                        <w:t>21</w:t>
                      </w:r>
                      <w:r>
                        <w:rPr>
                          <w:rFonts w:ascii="Arial" w:hAnsi="Arial" w:cs="Arial"/>
                          <w:i/>
                        </w:rPr>
                        <w:fldChar w:fldCharType="end"/>
                      </w:r>
                    </w:p>
                  </w:txbxContent>
                </v:textbox>
              </v:rect>
              <v:rect id="Rectangle 40" o:spid="_x0000_s1096" style="position:absolute;left:7745;top:19221;width:11075;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o:lock v:ext="edit" aspectratio="t"/>
                <v:textbox inset="1pt,1pt,1pt,1pt">
                  <w:txbxContent>
                    <w:p w:rsidR="009C1048" w:rsidRDefault="009C1048" w:rsidP="00C01107">
                      <w:pPr>
                        <w:jc w:val="center"/>
                        <w:rPr>
                          <w:rFonts w:ascii="Arial" w:hAnsi="Arial" w:cs="Arial"/>
                          <w:bCs/>
                          <w:i/>
                          <w:iCs/>
                          <w:sz w:val="36"/>
                        </w:rPr>
                      </w:pPr>
                      <w:r>
                        <w:rPr>
                          <w:rFonts w:ascii="Arial" w:hAnsi="Arial" w:cs="Arial"/>
                          <w:bCs/>
                          <w:i/>
                          <w:iCs/>
                          <w:sz w:val="36"/>
                        </w:rPr>
                        <w:t>ПГУ1.090301.25.001 ПЗ</w:t>
                      </w:r>
                    </w:p>
                    <w:p w:rsidR="009C1048" w:rsidRDefault="009C1048" w:rsidP="00C01107">
                      <w:pPr>
                        <w:rPr>
                          <w:rFonts w:cs="Times New Roman"/>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7DF0" w:rsidRDefault="00247DF0">
      <w:pPr>
        <w:spacing w:after="0" w:line="240" w:lineRule="auto"/>
      </w:pPr>
      <w:r>
        <w:separator/>
      </w:r>
    </w:p>
  </w:footnote>
  <w:footnote w:type="continuationSeparator" w:id="0">
    <w:p w:rsidR="00247DF0" w:rsidRDefault="00247D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67E42"/>
    <w:multiLevelType w:val="hybridMultilevel"/>
    <w:tmpl w:val="13D4FB34"/>
    <w:lvl w:ilvl="0" w:tplc="CF16FDD8">
      <w:start w:val="1"/>
      <w:numFmt w:val="decimal"/>
      <w:lvlText w:val="%1."/>
      <w:lvlJc w:val="left"/>
      <w:pPr>
        <w:ind w:left="1429" w:hanging="360"/>
      </w:pPr>
      <w:rPr>
        <w:rFonts w:ascii="Times New Roman" w:eastAsiaTheme="minorHAnsi" w:hAnsi="Times New Roman" w:cs="Times New Roman"/>
        <w:sz w:val="28"/>
        <w:szCs w:val="28"/>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F2B0C3D"/>
    <w:multiLevelType w:val="hybridMultilevel"/>
    <w:tmpl w:val="44E21F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7F17F6"/>
    <w:multiLevelType w:val="multilevel"/>
    <w:tmpl w:val="DFCA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EC3384"/>
    <w:multiLevelType w:val="multilevel"/>
    <w:tmpl w:val="2876C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6C3095"/>
    <w:multiLevelType w:val="hybridMultilevel"/>
    <w:tmpl w:val="BCBAC764"/>
    <w:lvl w:ilvl="0" w:tplc="2F60BF2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2DEA157D"/>
    <w:multiLevelType w:val="multilevel"/>
    <w:tmpl w:val="2F72B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CB58D2"/>
    <w:multiLevelType w:val="hybridMultilevel"/>
    <w:tmpl w:val="DBACD6E0"/>
    <w:lvl w:ilvl="0" w:tplc="9D3235CA">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66A23241"/>
    <w:multiLevelType w:val="multilevel"/>
    <w:tmpl w:val="4EE04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AB32EC9"/>
    <w:multiLevelType w:val="multilevel"/>
    <w:tmpl w:val="19BE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9267C7F"/>
    <w:multiLevelType w:val="multilevel"/>
    <w:tmpl w:val="AFF6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C0E7381"/>
    <w:multiLevelType w:val="hybridMultilevel"/>
    <w:tmpl w:val="1744E8F6"/>
    <w:lvl w:ilvl="0" w:tplc="CF16FDD8">
      <w:start w:val="1"/>
      <w:numFmt w:val="decimal"/>
      <w:lvlText w:val="%1."/>
      <w:lvlJc w:val="left"/>
      <w:pPr>
        <w:ind w:left="720" w:hanging="360"/>
      </w:pPr>
      <w:rPr>
        <w:rFonts w:ascii="Times New Roman" w:eastAsiaTheme="minorHAnsi" w:hAnsi="Times New Roman" w:cs="Times New Roman"/>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5"/>
  </w:num>
  <w:num w:numId="4">
    <w:abstractNumId w:val="3"/>
  </w:num>
  <w:num w:numId="5">
    <w:abstractNumId w:val="6"/>
  </w:num>
  <w:num w:numId="6">
    <w:abstractNumId w:val="9"/>
  </w:num>
  <w:num w:numId="7">
    <w:abstractNumId w:val="8"/>
  </w:num>
  <w:num w:numId="8">
    <w:abstractNumId w:val="2"/>
  </w:num>
  <w:num w:numId="9">
    <w:abstractNumId w:val="10"/>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9A1"/>
    <w:rsid w:val="00061ABF"/>
    <w:rsid w:val="000B136D"/>
    <w:rsid w:val="000C2527"/>
    <w:rsid w:val="000E0DBE"/>
    <w:rsid w:val="00102375"/>
    <w:rsid w:val="00112361"/>
    <w:rsid w:val="001167C9"/>
    <w:rsid w:val="001211C9"/>
    <w:rsid w:val="00131E7C"/>
    <w:rsid w:val="00144FBD"/>
    <w:rsid w:val="001765CE"/>
    <w:rsid w:val="00177D1D"/>
    <w:rsid w:val="00196343"/>
    <w:rsid w:val="001A1D42"/>
    <w:rsid w:val="001B58DD"/>
    <w:rsid w:val="001E3AB0"/>
    <w:rsid w:val="0021465E"/>
    <w:rsid w:val="002240BB"/>
    <w:rsid w:val="0022493C"/>
    <w:rsid w:val="00247DF0"/>
    <w:rsid w:val="00267EAD"/>
    <w:rsid w:val="00275C3B"/>
    <w:rsid w:val="00284F66"/>
    <w:rsid w:val="00290B8B"/>
    <w:rsid w:val="00291F5B"/>
    <w:rsid w:val="002A72CF"/>
    <w:rsid w:val="002B29FA"/>
    <w:rsid w:val="002D574B"/>
    <w:rsid w:val="002F240F"/>
    <w:rsid w:val="00304CDF"/>
    <w:rsid w:val="00314C18"/>
    <w:rsid w:val="0035673D"/>
    <w:rsid w:val="0036316E"/>
    <w:rsid w:val="003769FB"/>
    <w:rsid w:val="003B69DD"/>
    <w:rsid w:val="003C1943"/>
    <w:rsid w:val="003D5A0C"/>
    <w:rsid w:val="00427BEB"/>
    <w:rsid w:val="00495CE4"/>
    <w:rsid w:val="00496EDC"/>
    <w:rsid w:val="004B14C0"/>
    <w:rsid w:val="004B65E2"/>
    <w:rsid w:val="004B747E"/>
    <w:rsid w:val="004C2C65"/>
    <w:rsid w:val="004C6354"/>
    <w:rsid w:val="004D455E"/>
    <w:rsid w:val="004F0512"/>
    <w:rsid w:val="004F4663"/>
    <w:rsid w:val="005323F2"/>
    <w:rsid w:val="005338A3"/>
    <w:rsid w:val="00554D78"/>
    <w:rsid w:val="00556384"/>
    <w:rsid w:val="00560992"/>
    <w:rsid w:val="00566A3A"/>
    <w:rsid w:val="00572BB6"/>
    <w:rsid w:val="00573260"/>
    <w:rsid w:val="0059024D"/>
    <w:rsid w:val="0059619A"/>
    <w:rsid w:val="005B5E6E"/>
    <w:rsid w:val="00617D64"/>
    <w:rsid w:val="00627878"/>
    <w:rsid w:val="00643572"/>
    <w:rsid w:val="00656631"/>
    <w:rsid w:val="00694D3B"/>
    <w:rsid w:val="006A5EE0"/>
    <w:rsid w:val="006C79A1"/>
    <w:rsid w:val="007056FB"/>
    <w:rsid w:val="007372AF"/>
    <w:rsid w:val="0074401A"/>
    <w:rsid w:val="00773C8B"/>
    <w:rsid w:val="007849F1"/>
    <w:rsid w:val="007A13A0"/>
    <w:rsid w:val="007A7BEB"/>
    <w:rsid w:val="0089757E"/>
    <w:rsid w:val="008A7A66"/>
    <w:rsid w:val="008B14F2"/>
    <w:rsid w:val="008E7145"/>
    <w:rsid w:val="008F5F0A"/>
    <w:rsid w:val="009059E7"/>
    <w:rsid w:val="0095145C"/>
    <w:rsid w:val="00972766"/>
    <w:rsid w:val="009A72A0"/>
    <w:rsid w:val="009C1048"/>
    <w:rsid w:val="009C71B6"/>
    <w:rsid w:val="009E58EC"/>
    <w:rsid w:val="00A01429"/>
    <w:rsid w:val="00A422C0"/>
    <w:rsid w:val="00AA1433"/>
    <w:rsid w:val="00AD2902"/>
    <w:rsid w:val="00AD7156"/>
    <w:rsid w:val="00AD7DEA"/>
    <w:rsid w:val="00B020EC"/>
    <w:rsid w:val="00B15858"/>
    <w:rsid w:val="00B56C85"/>
    <w:rsid w:val="00B57971"/>
    <w:rsid w:val="00B731FA"/>
    <w:rsid w:val="00BD4733"/>
    <w:rsid w:val="00C01107"/>
    <w:rsid w:val="00C04C04"/>
    <w:rsid w:val="00C418D4"/>
    <w:rsid w:val="00C844F1"/>
    <w:rsid w:val="00CD25C4"/>
    <w:rsid w:val="00CD4966"/>
    <w:rsid w:val="00CE20F6"/>
    <w:rsid w:val="00D12A6E"/>
    <w:rsid w:val="00D22E58"/>
    <w:rsid w:val="00D308C5"/>
    <w:rsid w:val="00D603B8"/>
    <w:rsid w:val="00D60B4D"/>
    <w:rsid w:val="00D7367B"/>
    <w:rsid w:val="00D90DFA"/>
    <w:rsid w:val="00DC368A"/>
    <w:rsid w:val="00E1304D"/>
    <w:rsid w:val="00E20748"/>
    <w:rsid w:val="00E20E95"/>
    <w:rsid w:val="00E45058"/>
    <w:rsid w:val="00E93D6A"/>
    <w:rsid w:val="00EA7E30"/>
    <w:rsid w:val="00ED18EB"/>
    <w:rsid w:val="00EE7E08"/>
    <w:rsid w:val="00F1586C"/>
    <w:rsid w:val="00F17B0F"/>
    <w:rsid w:val="00F439A8"/>
    <w:rsid w:val="00F84622"/>
    <w:rsid w:val="00FA378F"/>
    <w:rsid w:val="00FE6402"/>
    <w:rsid w:val="00FE7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D217F"/>
  <w15:chartTrackingRefBased/>
  <w15:docId w15:val="{1EF94161-5616-4502-94AC-28D9D47DE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29FA"/>
    <w:pPr>
      <w:spacing w:after="200" w:line="276" w:lineRule="auto"/>
    </w:pPr>
    <w:rPr>
      <w:rFonts w:ascii="Times New Roman" w:hAnsi="Times New Roman"/>
      <w:sz w:val="28"/>
      <w:lang w:val="ru-RU"/>
    </w:rPr>
  </w:style>
  <w:style w:type="paragraph" w:styleId="1">
    <w:name w:val="heading 1"/>
    <w:basedOn w:val="a"/>
    <w:link w:val="10"/>
    <w:uiPriority w:val="9"/>
    <w:qFormat/>
    <w:rsid w:val="000E0DBE"/>
    <w:pPr>
      <w:spacing w:before="100" w:beforeAutospacing="1" w:after="100" w:afterAutospacing="1" w:line="240" w:lineRule="auto"/>
      <w:outlineLvl w:val="0"/>
    </w:pPr>
    <w:rPr>
      <w:rFonts w:eastAsia="Times New Roman" w:cs="Times New Roman"/>
      <w:b/>
      <w:bCs/>
      <w:kern w:val="36"/>
      <w:sz w:val="48"/>
      <w:szCs w:val="48"/>
      <w:lang w:val="en-US"/>
    </w:rPr>
  </w:style>
  <w:style w:type="paragraph" w:styleId="2">
    <w:name w:val="heading 2"/>
    <w:basedOn w:val="a"/>
    <w:next w:val="a"/>
    <w:link w:val="20"/>
    <w:uiPriority w:val="9"/>
    <w:semiHidden/>
    <w:unhideWhenUsed/>
    <w:qFormat/>
    <w:rsid w:val="007056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D25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ПЗ"/>
    <w:basedOn w:val="a"/>
    <w:link w:val="a4"/>
    <w:rsid w:val="00B020EC"/>
    <w:pPr>
      <w:spacing w:after="0" w:line="360" w:lineRule="auto"/>
      <w:ind w:right="282" w:firstLine="709"/>
      <w:jc w:val="center"/>
    </w:pPr>
    <w:rPr>
      <w:rFonts w:cs="Times New Roman"/>
      <w:b/>
      <w:szCs w:val="28"/>
      <w:lang w:val="en-US"/>
    </w:rPr>
  </w:style>
  <w:style w:type="paragraph" w:customStyle="1" w:styleId="a5">
    <w:name w:val="Обычный ПЗ"/>
    <w:basedOn w:val="a"/>
    <w:link w:val="a6"/>
    <w:qFormat/>
    <w:rsid w:val="009A72A0"/>
    <w:pPr>
      <w:spacing w:after="0" w:line="360" w:lineRule="auto"/>
      <w:ind w:firstLine="709"/>
      <w:jc w:val="both"/>
    </w:pPr>
    <w:rPr>
      <w:rFonts w:cs="Times New Roman"/>
      <w:szCs w:val="28"/>
      <w:shd w:val="clear" w:color="auto" w:fill="FFFFFF"/>
      <w:lang w:eastAsia="ru-RU"/>
    </w:rPr>
  </w:style>
  <w:style w:type="character" w:customStyle="1" w:styleId="a4">
    <w:name w:val="Заголовок ПЗ Знак"/>
    <w:basedOn w:val="a0"/>
    <w:link w:val="a3"/>
    <w:rsid w:val="00B020EC"/>
    <w:rPr>
      <w:rFonts w:ascii="Times New Roman" w:hAnsi="Times New Roman" w:cs="Times New Roman"/>
      <w:b/>
      <w:sz w:val="28"/>
      <w:szCs w:val="28"/>
    </w:rPr>
  </w:style>
  <w:style w:type="paragraph" w:styleId="a7">
    <w:name w:val="List Paragraph"/>
    <w:basedOn w:val="a"/>
    <w:uiPriority w:val="34"/>
    <w:qFormat/>
    <w:rsid w:val="004B65E2"/>
    <w:pPr>
      <w:ind w:left="720"/>
      <w:contextualSpacing/>
    </w:pPr>
  </w:style>
  <w:style w:type="character" w:customStyle="1" w:styleId="a6">
    <w:name w:val="Обычный ПЗ Знак"/>
    <w:basedOn w:val="a0"/>
    <w:link w:val="a5"/>
    <w:rsid w:val="009A72A0"/>
    <w:rPr>
      <w:rFonts w:ascii="Times New Roman" w:hAnsi="Times New Roman" w:cs="Times New Roman"/>
      <w:sz w:val="28"/>
      <w:szCs w:val="28"/>
      <w:lang w:val="ru-RU" w:eastAsia="ru-RU"/>
    </w:rPr>
  </w:style>
  <w:style w:type="paragraph" w:styleId="a8">
    <w:name w:val="Normal (Web)"/>
    <w:basedOn w:val="a"/>
    <w:uiPriority w:val="99"/>
    <w:unhideWhenUsed/>
    <w:rsid w:val="00C844F1"/>
    <w:pPr>
      <w:spacing w:before="100" w:beforeAutospacing="1" w:after="100" w:afterAutospacing="1" w:line="240" w:lineRule="auto"/>
    </w:pPr>
    <w:rPr>
      <w:rFonts w:eastAsia="Times New Roman" w:cs="Times New Roman"/>
      <w:sz w:val="24"/>
      <w:szCs w:val="24"/>
      <w:lang w:val="en-US"/>
    </w:rPr>
  </w:style>
  <w:style w:type="character" w:customStyle="1" w:styleId="10">
    <w:name w:val="Заголовок 1 Знак"/>
    <w:basedOn w:val="a0"/>
    <w:link w:val="1"/>
    <w:uiPriority w:val="9"/>
    <w:rsid w:val="000E0DBE"/>
    <w:rPr>
      <w:rFonts w:ascii="Times New Roman" w:eastAsia="Times New Roman" w:hAnsi="Times New Roman" w:cs="Times New Roman"/>
      <w:b/>
      <w:bCs/>
      <w:kern w:val="36"/>
      <w:sz w:val="48"/>
      <w:szCs w:val="48"/>
    </w:rPr>
  </w:style>
  <w:style w:type="paragraph" w:styleId="a9">
    <w:name w:val="header"/>
    <w:basedOn w:val="a"/>
    <w:link w:val="aa"/>
    <w:uiPriority w:val="99"/>
    <w:unhideWhenUsed/>
    <w:rsid w:val="00560992"/>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560992"/>
    <w:rPr>
      <w:rFonts w:ascii="Times New Roman" w:hAnsi="Times New Roman"/>
      <w:sz w:val="28"/>
      <w:lang w:val="ru-RU"/>
    </w:rPr>
  </w:style>
  <w:style w:type="paragraph" w:customStyle="1" w:styleId="11">
    <w:name w:val="Заголовок 1 ПЗ"/>
    <w:basedOn w:val="a"/>
    <w:link w:val="12"/>
    <w:autoRedefine/>
    <w:qFormat/>
    <w:rsid w:val="007A7BEB"/>
    <w:pPr>
      <w:widowControl w:val="0"/>
      <w:shd w:val="clear" w:color="auto" w:fill="FFFFFF"/>
      <w:autoSpaceDE w:val="0"/>
      <w:autoSpaceDN w:val="0"/>
      <w:adjustRightInd w:val="0"/>
      <w:spacing w:line="360" w:lineRule="auto"/>
      <w:ind w:left="142" w:firstLine="567"/>
      <w:contextualSpacing/>
    </w:pPr>
    <w:rPr>
      <w:b/>
      <w:bCs/>
      <w:sz w:val="32"/>
      <w:szCs w:val="32"/>
      <w:lang w:eastAsia="ru-RU"/>
    </w:rPr>
  </w:style>
  <w:style w:type="character" w:customStyle="1" w:styleId="12">
    <w:name w:val="Заголовок 1 ПЗ Знак"/>
    <w:basedOn w:val="a0"/>
    <w:link w:val="11"/>
    <w:rsid w:val="007A7BEB"/>
    <w:rPr>
      <w:rFonts w:ascii="Times New Roman" w:hAnsi="Times New Roman"/>
      <w:b/>
      <w:bCs/>
      <w:sz w:val="32"/>
      <w:szCs w:val="32"/>
      <w:shd w:val="clear" w:color="auto" w:fill="FFFFFF"/>
      <w:lang w:val="ru-RU" w:eastAsia="ru-RU"/>
    </w:rPr>
  </w:style>
  <w:style w:type="paragraph" w:customStyle="1" w:styleId="110">
    <w:name w:val="Заголовок 11 ПЗ"/>
    <w:basedOn w:val="a"/>
    <w:link w:val="111"/>
    <w:qFormat/>
    <w:rsid w:val="00CD25C4"/>
    <w:pPr>
      <w:keepNext/>
      <w:keepLines/>
      <w:spacing w:before="240" w:after="240" w:line="360" w:lineRule="auto"/>
      <w:ind w:firstLine="709"/>
      <w:jc w:val="both"/>
      <w:outlineLvl w:val="1"/>
    </w:pPr>
    <w:rPr>
      <w:rFonts w:eastAsia="Times New Roman" w:cs="Times New Roman"/>
      <w:b/>
      <w:bCs/>
      <w:sz w:val="30"/>
      <w:szCs w:val="30"/>
      <w:lang w:eastAsia="ru-RU"/>
    </w:rPr>
  </w:style>
  <w:style w:type="paragraph" w:styleId="ab">
    <w:name w:val="Balloon Text"/>
    <w:basedOn w:val="a"/>
    <w:link w:val="ac"/>
    <w:uiPriority w:val="99"/>
    <w:semiHidden/>
    <w:unhideWhenUsed/>
    <w:rsid w:val="00CD25C4"/>
    <w:pPr>
      <w:spacing w:after="0" w:line="240" w:lineRule="auto"/>
    </w:pPr>
    <w:rPr>
      <w:rFonts w:ascii="Segoe UI" w:hAnsi="Segoe UI" w:cs="Segoe UI"/>
      <w:sz w:val="18"/>
      <w:szCs w:val="18"/>
    </w:rPr>
  </w:style>
  <w:style w:type="character" w:customStyle="1" w:styleId="111">
    <w:name w:val="Заголовок 11 ПЗ Знак"/>
    <w:basedOn w:val="a0"/>
    <w:link w:val="110"/>
    <w:rsid w:val="00CD25C4"/>
    <w:rPr>
      <w:rFonts w:ascii="Times New Roman" w:eastAsia="Times New Roman" w:hAnsi="Times New Roman" w:cs="Times New Roman"/>
      <w:b/>
      <w:bCs/>
      <w:sz w:val="30"/>
      <w:szCs w:val="30"/>
      <w:lang w:val="ru-RU" w:eastAsia="ru-RU"/>
    </w:rPr>
  </w:style>
  <w:style w:type="character" w:customStyle="1" w:styleId="ac">
    <w:name w:val="Текст выноски Знак"/>
    <w:basedOn w:val="a0"/>
    <w:link w:val="ab"/>
    <w:uiPriority w:val="99"/>
    <w:semiHidden/>
    <w:rsid w:val="00CD25C4"/>
    <w:rPr>
      <w:rFonts w:ascii="Segoe UI" w:hAnsi="Segoe UI" w:cs="Segoe UI"/>
      <w:sz w:val="18"/>
      <w:szCs w:val="18"/>
      <w:lang w:val="ru-RU"/>
    </w:rPr>
  </w:style>
  <w:style w:type="character" w:customStyle="1" w:styleId="30">
    <w:name w:val="Заголовок 3 Знак"/>
    <w:basedOn w:val="a0"/>
    <w:link w:val="3"/>
    <w:uiPriority w:val="9"/>
    <w:semiHidden/>
    <w:rsid w:val="00CD25C4"/>
    <w:rPr>
      <w:rFonts w:asciiTheme="majorHAnsi" w:eastAsiaTheme="majorEastAsia" w:hAnsiTheme="majorHAnsi" w:cstheme="majorBidi"/>
      <w:color w:val="1F4D78" w:themeColor="accent1" w:themeShade="7F"/>
      <w:sz w:val="24"/>
      <w:szCs w:val="24"/>
      <w:lang w:val="ru-RU"/>
    </w:rPr>
  </w:style>
  <w:style w:type="paragraph" w:customStyle="1" w:styleId="1110">
    <w:name w:val="Заголовок 111 ПЗ"/>
    <w:basedOn w:val="3"/>
    <w:link w:val="1111"/>
    <w:qFormat/>
    <w:rsid w:val="00CD25C4"/>
    <w:pPr>
      <w:spacing w:line="360" w:lineRule="auto"/>
      <w:ind w:firstLine="709"/>
      <w:jc w:val="both"/>
    </w:pPr>
    <w:rPr>
      <w:rFonts w:ascii="Times New Roman" w:hAnsi="Times New Roman" w:cs="Times New Roman"/>
      <w:bCs/>
      <w:color w:val="auto"/>
      <w:sz w:val="28"/>
      <w:szCs w:val="28"/>
      <w:lang w:eastAsia="ru-RU"/>
    </w:rPr>
  </w:style>
  <w:style w:type="character" w:customStyle="1" w:styleId="1111">
    <w:name w:val="Заголовок 111 ПЗ Знак"/>
    <w:basedOn w:val="30"/>
    <w:link w:val="1110"/>
    <w:rsid w:val="00CD25C4"/>
    <w:rPr>
      <w:rFonts w:ascii="Times New Roman" w:eastAsiaTheme="majorEastAsia" w:hAnsi="Times New Roman" w:cs="Times New Roman"/>
      <w:bCs/>
      <w:color w:val="1F4D78" w:themeColor="accent1" w:themeShade="7F"/>
      <w:sz w:val="28"/>
      <w:szCs w:val="28"/>
      <w:lang w:val="ru-RU" w:eastAsia="ru-RU"/>
    </w:rPr>
  </w:style>
  <w:style w:type="character" w:styleId="HTML">
    <w:name w:val="HTML Code"/>
    <w:basedOn w:val="a0"/>
    <w:uiPriority w:val="99"/>
    <w:semiHidden/>
    <w:unhideWhenUsed/>
    <w:rsid w:val="00E45058"/>
    <w:rPr>
      <w:rFonts w:ascii="Courier New" w:eastAsia="Times New Roman" w:hAnsi="Courier New" w:cs="Courier New"/>
      <w:sz w:val="20"/>
      <w:szCs w:val="20"/>
    </w:rPr>
  </w:style>
  <w:style w:type="table" w:styleId="ad">
    <w:name w:val="Table Grid"/>
    <w:basedOn w:val="a1"/>
    <w:uiPriority w:val="59"/>
    <w:rsid w:val="000B136D"/>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unhideWhenUsed/>
    <w:rsid w:val="00275C3B"/>
    <w:rPr>
      <w:color w:val="0563C1" w:themeColor="hyperlink"/>
      <w:u w:val="single"/>
    </w:rPr>
  </w:style>
  <w:style w:type="paragraph" w:customStyle="1" w:styleId="21">
    <w:name w:val="Заголовок 2 Пз"/>
    <w:basedOn w:val="11"/>
    <w:link w:val="22"/>
    <w:qFormat/>
    <w:rsid w:val="007A7BEB"/>
  </w:style>
  <w:style w:type="paragraph" w:styleId="af">
    <w:name w:val="Title"/>
    <w:basedOn w:val="a"/>
    <w:link w:val="af0"/>
    <w:qFormat/>
    <w:rsid w:val="004D455E"/>
    <w:pPr>
      <w:spacing w:after="360" w:line="360" w:lineRule="auto"/>
      <w:ind w:firstLine="720"/>
      <w:jc w:val="center"/>
    </w:pPr>
    <w:rPr>
      <w:rFonts w:eastAsia="Times New Roman" w:cs="Times New Roman"/>
      <w:b/>
      <w:sz w:val="44"/>
      <w:szCs w:val="20"/>
      <w:lang w:eastAsia="ru-RU"/>
    </w:rPr>
  </w:style>
  <w:style w:type="character" w:customStyle="1" w:styleId="22">
    <w:name w:val="Заголовок 2 Пз Знак"/>
    <w:basedOn w:val="12"/>
    <w:link w:val="21"/>
    <w:rsid w:val="007A7BEB"/>
    <w:rPr>
      <w:rFonts w:ascii="Times New Roman" w:hAnsi="Times New Roman"/>
      <w:b/>
      <w:bCs/>
      <w:sz w:val="32"/>
      <w:szCs w:val="32"/>
      <w:shd w:val="clear" w:color="auto" w:fill="FFFFFF"/>
      <w:lang w:val="ru-RU" w:eastAsia="ru-RU"/>
    </w:rPr>
  </w:style>
  <w:style w:type="character" w:customStyle="1" w:styleId="af0">
    <w:name w:val="Заголовок Знак"/>
    <w:basedOn w:val="a0"/>
    <w:link w:val="af"/>
    <w:rsid w:val="004D455E"/>
    <w:rPr>
      <w:rFonts w:ascii="Times New Roman" w:eastAsia="Times New Roman" w:hAnsi="Times New Roman" w:cs="Times New Roman"/>
      <w:b/>
      <w:sz w:val="44"/>
      <w:szCs w:val="20"/>
      <w:lang w:val="ru-RU" w:eastAsia="ru-RU"/>
    </w:rPr>
  </w:style>
  <w:style w:type="paragraph" w:styleId="af1">
    <w:name w:val="No Spacing"/>
    <w:uiPriority w:val="1"/>
    <w:qFormat/>
    <w:rsid w:val="00694D3B"/>
    <w:pPr>
      <w:spacing w:after="0" w:line="240" w:lineRule="auto"/>
    </w:pPr>
    <w:rPr>
      <w:rFonts w:ascii="Times New Roman" w:hAnsi="Times New Roman"/>
      <w:sz w:val="28"/>
      <w:lang w:val="ru-RU"/>
    </w:rPr>
  </w:style>
  <w:style w:type="paragraph" w:customStyle="1" w:styleId="af2">
    <w:name w:val="Код"/>
    <w:basedOn w:val="a"/>
    <w:link w:val="af3"/>
    <w:qFormat/>
    <w:rsid w:val="00694D3B"/>
    <w:pPr>
      <w:autoSpaceDE w:val="0"/>
      <w:autoSpaceDN w:val="0"/>
      <w:adjustRightInd w:val="0"/>
      <w:spacing w:after="0" w:line="240" w:lineRule="auto"/>
    </w:pPr>
    <w:rPr>
      <w:rFonts w:ascii="Courier New" w:hAnsi="Courier New" w:cs="Courier New"/>
      <w:sz w:val="24"/>
      <w:szCs w:val="24"/>
      <w:lang w:val="en-US"/>
    </w:rPr>
  </w:style>
  <w:style w:type="character" w:customStyle="1" w:styleId="af3">
    <w:name w:val="Код Знак"/>
    <w:basedOn w:val="a0"/>
    <w:link w:val="af2"/>
    <w:rsid w:val="00694D3B"/>
    <w:rPr>
      <w:rFonts w:ascii="Courier New" w:hAnsi="Courier New" w:cs="Courier New"/>
      <w:sz w:val="24"/>
      <w:szCs w:val="24"/>
    </w:rPr>
  </w:style>
  <w:style w:type="paragraph" w:styleId="af4">
    <w:name w:val="footer"/>
    <w:basedOn w:val="a"/>
    <w:link w:val="af5"/>
    <w:uiPriority w:val="99"/>
    <w:unhideWhenUsed/>
    <w:rsid w:val="00ED18EB"/>
    <w:pPr>
      <w:tabs>
        <w:tab w:val="center" w:pos="4844"/>
        <w:tab w:val="right" w:pos="9689"/>
      </w:tabs>
      <w:spacing w:after="0" w:line="240" w:lineRule="auto"/>
    </w:pPr>
  </w:style>
  <w:style w:type="character" w:customStyle="1" w:styleId="af5">
    <w:name w:val="Нижний колонтитул Знак"/>
    <w:basedOn w:val="a0"/>
    <w:link w:val="af4"/>
    <w:uiPriority w:val="99"/>
    <w:rsid w:val="00ED18EB"/>
    <w:rPr>
      <w:rFonts w:ascii="Times New Roman" w:hAnsi="Times New Roman"/>
      <w:sz w:val="28"/>
      <w:lang w:val="ru-RU"/>
    </w:rPr>
  </w:style>
  <w:style w:type="paragraph" w:customStyle="1" w:styleId="af6">
    <w:name w:val="Чертежный"/>
    <w:rsid w:val="00C01107"/>
    <w:pPr>
      <w:spacing w:after="0" w:line="240" w:lineRule="auto"/>
      <w:jc w:val="both"/>
    </w:pPr>
    <w:rPr>
      <w:rFonts w:ascii="ISOCPEUR" w:eastAsia="Times New Roman" w:hAnsi="ISOCPEUR" w:cs="Times New Roman"/>
      <w:i/>
      <w:sz w:val="28"/>
      <w:szCs w:val="20"/>
      <w:lang w:val="uk-UA" w:eastAsia="ru-RU"/>
    </w:rPr>
  </w:style>
  <w:style w:type="paragraph" w:customStyle="1" w:styleId="UML">
    <w:name w:val="UML"/>
    <w:basedOn w:val="a"/>
    <w:link w:val="UML0"/>
    <w:qFormat/>
    <w:rsid w:val="00061ABF"/>
    <w:pPr>
      <w:spacing w:after="160" w:line="259" w:lineRule="auto"/>
      <w:ind w:firstLine="709"/>
      <w:jc w:val="center"/>
    </w:pPr>
    <w:rPr>
      <w:noProof/>
      <w:lang w:val="en-US"/>
    </w:rPr>
  </w:style>
  <w:style w:type="character" w:customStyle="1" w:styleId="UML0">
    <w:name w:val="UML Знак"/>
    <w:basedOn w:val="a0"/>
    <w:link w:val="UML"/>
    <w:rsid w:val="00061ABF"/>
    <w:rPr>
      <w:rFonts w:ascii="Times New Roman" w:hAnsi="Times New Roman"/>
      <w:noProof/>
      <w:sz w:val="28"/>
    </w:rPr>
  </w:style>
  <w:style w:type="paragraph" w:styleId="af7">
    <w:name w:val="TOC Heading"/>
    <w:basedOn w:val="1"/>
    <w:next w:val="a"/>
    <w:uiPriority w:val="39"/>
    <w:unhideWhenUsed/>
    <w:qFormat/>
    <w:rsid w:val="007056F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ru-RU" w:eastAsia="ru-RU"/>
    </w:rPr>
  </w:style>
  <w:style w:type="paragraph" w:styleId="23">
    <w:name w:val="toc 2"/>
    <w:basedOn w:val="a"/>
    <w:next w:val="a"/>
    <w:autoRedefine/>
    <w:uiPriority w:val="39"/>
    <w:unhideWhenUsed/>
    <w:rsid w:val="007056FB"/>
    <w:pPr>
      <w:tabs>
        <w:tab w:val="right" w:leader="dot" w:pos="9639"/>
      </w:tabs>
      <w:spacing w:after="0" w:line="360" w:lineRule="auto"/>
    </w:pPr>
  </w:style>
  <w:style w:type="paragraph" w:styleId="31">
    <w:name w:val="toc 3"/>
    <w:basedOn w:val="a"/>
    <w:next w:val="a"/>
    <w:autoRedefine/>
    <w:uiPriority w:val="39"/>
    <w:unhideWhenUsed/>
    <w:rsid w:val="007056FB"/>
    <w:pPr>
      <w:tabs>
        <w:tab w:val="left" w:pos="1320"/>
        <w:tab w:val="right" w:leader="dot" w:pos="9498"/>
      </w:tabs>
      <w:spacing w:after="0" w:line="360" w:lineRule="auto"/>
      <w:ind w:left="560" w:firstLine="291"/>
    </w:pPr>
  </w:style>
  <w:style w:type="paragraph" w:styleId="13">
    <w:name w:val="toc 1"/>
    <w:basedOn w:val="a"/>
    <w:next w:val="a"/>
    <w:autoRedefine/>
    <w:uiPriority w:val="39"/>
    <w:unhideWhenUsed/>
    <w:rsid w:val="007056FB"/>
    <w:pPr>
      <w:tabs>
        <w:tab w:val="right" w:leader="dot" w:pos="9498"/>
      </w:tabs>
      <w:spacing w:after="100" w:line="360" w:lineRule="auto"/>
    </w:pPr>
    <w:rPr>
      <w:rFonts w:asciiTheme="minorHAnsi" w:eastAsiaTheme="minorEastAsia" w:hAnsiTheme="minorHAnsi" w:cs="Times New Roman"/>
      <w:sz w:val="22"/>
      <w:lang w:eastAsia="ru-RU"/>
    </w:rPr>
  </w:style>
  <w:style w:type="paragraph" w:styleId="4">
    <w:name w:val="toc 4"/>
    <w:basedOn w:val="a"/>
    <w:next w:val="a"/>
    <w:autoRedefine/>
    <w:uiPriority w:val="39"/>
    <w:unhideWhenUsed/>
    <w:rsid w:val="007056FB"/>
    <w:pPr>
      <w:tabs>
        <w:tab w:val="right" w:leader="dot" w:pos="9498"/>
      </w:tabs>
      <w:spacing w:after="100" w:line="360" w:lineRule="auto"/>
    </w:pPr>
  </w:style>
  <w:style w:type="character" w:customStyle="1" w:styleId="20">
    <w:name w:val="Заголовок 2 Знак"/>
    <w:basedOn w:val="a0"/>
    <w:link w:val="2"/>
    <w:uiPriority w:val="9"/>
    <w:semiHidden/>
    <w:rsid w:val="007056FB"/>
    <w:rPr>
      <w:rFonts w:asciiTheme="majorHAnsi" w:eastAsiaTheme="majorEastAsia" w:hAnsiTheme="majorHAnsi" w:cstheme="majorBidi"/>
      <w:color w:val="2E74B5" w:themeColor="accent1" w:themeShade="BF"/>
      <w:sz w:val="26"/>
      <w:szCs w:val="26"/>
      <w:lang w:val="ru-RU"/>
    </w:rPr>
  </w:style>
  <w:style w:type="character" w:customStyle="1" w:styleId="soft-name-for">
    <w:name w:val="soft-name-for"/>
    <w:basedOn w:val="a0"/>
    <w:rsid w:val="00427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5662">
      <w:bodyDiv w:val="1"/>
      <w:marLeft w:val="0"/>
      <w:marRight w:val="0"/>
      <w:marTop w:val="0"/>
      <w:marBottom w:val="0"/>
      <w:divBdr>
        <w:top w:val="none" w:sz="0" w:space="0" w:color="auto"/>
        <w:left w:val="none" w:sz="0" w:space="0" w:color="auto"/>
        <w:bottom w:val="none" w:sz="0" w:space="0" w:color="auto"/>
        <w:right w:val="none" w:sz="0" w:space="0" w:color="auto"/>
      </w:divBdr>
    </w:div>
    <w:div w:id="15277900">
      <w:bodyDiv w:val="1"/>
      <w:marLeft w:val="0"/>
      <w:marRight w:val="0"/>
      <w:marTop w:val="0"/>
      <w:marBottom w:val="0"/>
      <w:divBdr>
        <w:top w:val="none" w:sz="0" w:space="0" w:color="auto"/>
        <w:left w:val="none" w:sz="0" w:space="0" w:color="auto"/>
        <w:bottom w:val="none" w:sz="0" w:space="0" w:color="auto"/>
        <w:right w:val="none" w:sz="0" w:space="0" w:color="auto"/>
      </w:divBdr>
    </w:div>
    <w:div w:id="23294719">
      <w:bodyDiv w:val="1"/>
      <w:marLeft w:val="0"/>
      <w:marRight w:val="0"/>
      <w:marTop w:val="0"/>
      <w:marBottom w:val="0"/>
      <w:divBdr>
        <w:top w:val="none" w:sz="0" w:space="0" w:color="auto"/>
        <w:left w:val="none" w:sz="0" w:space="0" w:color="auto"/>
        <w:bottom w:val="none" w:sz="0" w:space="0" w:color="auto"/>
        <w:right w:val="none" w:sz="0" w:space="0" w:color="auto"/>
      </w:divBdr>
    </w:div>
    <w:div w:id="63644235">
      <w:bodyDiv w:val="1"/>
      <w:marLeft w:val="0"/>
      <w:marRight w:val="0"/>
      <w:marTop w:val="0"/>
      <w:marBottom w:val="0"/>
      <w:divBdr>
        <w:top w:val="none" w:sz="0" w:space="0" w:color="auto"/>
        <w:left w:val="none" w:sz="0" w:space="0" w:color="auto"/>
        <w:bottom w:val="none" w:sz="0" w:space="0" w:color="auto"/>
        <w:right w:val="none" w:sz="0" w:space="0" w:color="auto"/>
      </w:divBdr>
    </w:div>
    <w:div w:id="171073096">
      <w:bodyDiv w:val="1"/>
      <w:marLeft w:val="0"/>
      <w:marRight w:val="0"/>
      <w:marTop w:val="0"/>
      <w:marBottom w:val="0"/>
      <w:divBdr>
        <w:top w:val="none" w:sz="0" w:space="0" w:color="auto"/>
        <w:left w:val="none" w:sz="0" w:space="0" w:color="auto"/>
        <w:bottom w:val="none" w:sz="0" w:space="0" w:color="auto"/>
        <w:right w:val="none" w:sz="0" w:space="0" w:color="auto"/>
      </w:divBdr>
    </w:div>
    <w:div w:id="210113592">
      <w:bodyDiv w:val="1"/>
      <w:marLeft w:val="0"/>
      <w:marRight w:val="0"/>
      <w:marTop w:val="0"/>
      <w:marBottom w:val="0"/>
      <w:divBdr>
        <w:top w:val="none" w:sz="0" w:space="0" w:color="auto"/>
        <w:left w:val="none" w:sz="0" w:space="0" w:color="auto"/>
        <w:bottom w:val="none" w:sz="0" w:space="0" w:color="auto"/>
        <w:right w:val="none" w:sz="0" w:space="0" w:color="auto"/>
      </w:divBdr>
    </w:div>
    <w:div w:id="455754145">
      <w:bodyDiv w:val="1"/>
      <w:marLeft w:val="0"/>
      <w:marRight w:val="0"/>
      <w:marTop w:val="0"/>
      <w:marBottom w:val="0"/>
      <w:divBdr>
        <w:top w:val="none" w:sz="0" w:space="0" w:color="auto"/>
        <w:left w:val="none" w:sz="0" w:space="0" w:color="auto"/>
        <w:bottom w:val="none" w:sz="0" w:space="0" w:color="auto"/>
        <w:right w:val="none" w:sz="0" w:space="0" w:color="auto"/>
      </w:divBdr>
    </w:div>
    <w:div w:id="579216656">
      <w:bodyDiv w:val="1"/>
      <w:marLeft w:val="0"/>
      <w:marRight w:val="0"/>
      <w:marTop w:val="0"/>
      <w:marBottom w:val="0"/>
      <w:divBdr>
        <w:top w:val="none" w:sz="0" w:space="0" w:color="auto"/>
        <w:left w:val="none" w:sz="0" w:space="0" w:color="auto"/>
        <w:bottom w:val="none" w:sz="0" w:space="0" w:color="auto"/>
        <w:right w:val="none" w:sz="0" w:space="0" w:color="auto"/>
      </w:divBdr>
    </w:div>
    <w:div w:id="775252715">
      <w:bodyDiv w:val="1"/>
      <w:marLeft w:val="0"/>
      <w:marRight w:val="0"/>
      <w:marTop w:val="0"/>
      <w:marBottom w:val="0"/>
      <w:divBdr>
        <w:top w:val="none" w:sz="0" w:space="0" w:color="auto"/>
        <w:left w:val="none" w:sz="0" w:space="0" w:color="auto"/>
        <w:bottom w:val="none" w:sz="0" w:space="0" w:color="auto"/>
        <w:right w:val="none" w:sz="0" w:space="0" w:color="auto"/>
      </w:divBdr>
    </w:div>
    <w:div w:id="1018891392">
      <w:bodyDiv w:val="1"/>
      <w:marLeft w:val="0"/>
      <w:marRight w:val="0"/>
      <w:marTop w:val="0"/>
      <w:marBottom w:val="0"/>
      <w:divBdr>
        <w:top w:val="none" w:sz="0" w:space="0" w:color="auto"/>
        <w:left w:val="none" w:sz="0" w:space="0" w:color="auto"/>
        <w:bottom w:val="none" w:sz="0" w:space="0" w:color="auto"/>
        <w:right w:val="none" w:sz="0" w:space="0" w:color="auto"/>
      </w:divBdr>
    </w:div>
    <w:div w:id="1173909112">
      <w:bodyDiv w:val="1"/>
      <w:marLeft w:val="0"/>
      <w:marRight w:val="0"/>
      <w:marTop w:val="0"/>
      <w:marBottom w:val="0"/>
      <w:divBdr>
        <w:top w:val="none" w:sz="0" w:space="0" w:color="auto"/>
        <w:left w:val="none" w:sz="0" w:space="0" w:color="auto"/>
        <w:bottom w:val="none" w:sz="0" w:space="0" w:color="auto"/>
        <w:right w:val="none" w:sz="0" w:space="0" w:color="auto"/>
      </w:divBdr>
    </w:div>
    <w:div w:id="1315064730">
      <w:bodyDiv w:val="1"/>
      <w:marLeft w:val="0"/>
      <w:marRight w:val="0"/>
      <w:marTop w:val="0"/>
      <w:marBottom w:val="0"/>
      <w:divBdr>
        <w:top w:val="none" w:sz="0" w:space="0" w:color="auto"/>
        <w:left w:val="none" w:sz="0" w:space="0" w:color="auto"/>
        <w:bottom w:val="none" w:sz="0" w:space="0" w:color="auto"/>
        <w:right w:val="none" w:sz="0" w:space="0" w:color="auto"/>
      </w:divBdr>
    </w:div>
    <w:div w:id="1341543385">
      <w:bodyDiv w:val="1"/>
      <w:marLeft w:val="0"/>
      <w:marRight w:val="0"/>
      <w:marTop w:val="0"/>
      <w:marBottom w:val="0"/>
      <w:divBdr>
        <w:top w:val="none" w:sz="0" w:space="0" w:color="auto"/>
        <w:left w:val="none" w:sz="0" w:space="0" w:color="auto"/>
        <w:bottom w:val="none" w:sz="0" w:space="0" w:color="auto"/>
        <w:right w:val="none" w:sz="0" w:space="0" w:color="auto"/>
      </w:divBdr>
    </w:div>
    <w:div w:id="1342470238">
      <w:bodyDiv w:val="1"/>
      <w:marLeft w:val="0"/>
      <w:marRight w:val="0"/>
      <w:marTop w:val="0"/>
      <w:marBottom w:val="0"/>
      <w:divBdr>
        <w:top w:val="none" w:sz="0" w:space="0" w:color="auto"/>
        <w:left w:val="none" w:sz="0" w:space="0" w:color="auto"/>
        <w:bottom w:val="none" w:sz="0" w:space="0" w:color="auto"/>
        <w:right w:val="none" w:sz="0" w:space="0" w:color="auto"/>
      </w:divBdr>
    </w:div>
    <w:div w:id="1371565327">
      <w:bodyDiv w:val="1"/>
      <w:marLeft w:val="0"/>
      <w:marRight w:val="0"/>
      <w:marTop w:val="0"/>
      <w:marBottom w:val="0"/>
      <w:divBdr>
        <w:top w:val="none" w:sz="0" w:space="0" w:color="auto"/>
        <w:left w:val="none" w:sz="0" w:space="0" w:color="auto"/>
        <w:bottom w:val="none" w:sz="0" w:space="0" w:color="auto"/>
        <w:right w:val="none" w:sz="0" w:space="0" w:color="auto"/>
      </w:divBdr>
    </w:div>
    <w:div w:id="1451434227">
      <w:bodyDiv w:val="1"/>
      <w:marLeft w:val="0"/>
      <w:marRight w:val="0"/>
      <w:marTop w:val="0"/>
      <w:marBottom w:val="0"/>
      <w:divBdr>
        <w:top w:val="none" w:sz="0" w:space="0" w:color="auto"/>
        <w:left w:val="none" w:sz="0" w:space="0" w:color="auto"/>
        <w:bottom w:val="none" w:sz="0" w:space="0" w:color="auto"/>
        <w:right w:val="none" w:sz="0" w:space="0" w:color="auto"/>
      </w:divBdr>
    </w:div>
    <w:div w:id="1453010385">
      <w:bodyDiv w:val="1"/>
      <w:marLeft w:val="0"/>
      <w:marRight w:val="0"/>
      <w:marTop w:val="0"/>
      <w:marBottom w:val="0"/>
      <w:divBdr>
        <w:top w:val="none" w:sz="0" w:space="0" w:color="auto"/>
        <w:left w:val="none" w:sz="0" w:space="0" w:color="auto"/>
        <w:bottom w:val="none" w:sz="0" w:space="0" w:color="auto"/>
        <w:right w:val="none" w:sz="0" w:space="0" w:color="auto"/>
      </w:divBdr>
    </w:div>
    <w:div w:id="1488478268">
      <w:bodyDiv w:val="1"/>
      <w:marLeft w:val="0"/>
      <w:marRight w:val="0"/>
      <w:marTop w:val="0"/>
      <w:marBottom w:val="0"/>
      <w:divBdr>
        <w:top w:val="none" w:sz="0" w:space="0" w:color="auto"/>
        <w:left w:val="none" w:sz="0" w:space="0" w:color="auto"/>
        <w:bottom w:val="none" w:sz="0" w:space="0" w:color="auto"/>
        <w:right w:val="none" w:sz="0" w:space="0" w:color="auto"/>
      </w:divBdr>
    </w:div>
    <w:div w:id="1500119105">
      <w:bodyDiv w:val="1"/>
      <w:marLeft w:val="0"/>
      <w:marRight w:val="0"/>
      <w:marTop w:val="0"/>
      <w:marBottom w:val="0"/>
      <w:divBdr>
        <w:top w:val="none" w:sz="0" w:space="0" w:color="auto"/>
        <w:left w:val="none" w:sz="0" w:space="0" w:color="auto"/>
        <w:bottom w:val="none" w:sz="0" w:space="0" w:color="auto"/>
        <w:right w:val="none" w:sz="0" w:space="0" w:color="auto"/>
      </w:divBdr>
    </w:div>
    <w:div w:id="1888905706">
      <w:bodyDiv w:val="1"/>
      <w:marLeft w:val="0"/>
      <w:marRight w:val="0"/>
      <w:marTop w:val="0"/>
      <w:marBottom w:val="0"/>
      <w:divBdr>
        <w:top w:val="none" w:sz="0" w:space="0" w:color="auto"/>
        <w:left w:val="none" w:sz="0" w:space="0" w:color="auto"/>
        <w:bottom w:val="none" w:sz="0" w:space="0" w:color="auto"/>
        <w:right w:val="none" w:sz="0" w:space="0" w:color="auto"/>
      </w:divBdr>
    </w:div>
    <w:div w:id="1953241916">
      <w:bodyDiv w:val="1"/>
      <w:marLeft w:val="0"/>
      <w:marRight w:val="0"/>
      <w:marTop w:val="0"/>
      <w:marBottom w:val="0"/>
      <w:divBdr>
        <w:top w:val="none" w:sz="0" w:space="0" w:color="auto"/>
        <w:left w:val="none" w:sz="0" w:space="0" w:color="auto"/>
        <w:bottom w:val="none" w:sz="0" w:space="0" w:color="auto"/>
        <w:right w:val="none" w:sz="0" w:space="0" w:color="auto"/>
      </w:divBdr>
    </w:div>
    <w:div w:id="207457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1.wd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00B59-EFAC-4C68-A68C-EB18A5437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92</Pages>
  <Words>16432</Words>
  <Characters>93664</Characters>
  <Application>Microsoft Office Word</Application>
  <DocSecurity>0</DocSecurity>
  <Lines>780</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Dmitry</cp:lastModifiedBy>
  <cp:revision>45</cp:revision>
  <dcterms:created xsi:type="dcterms:W3CDTF">2023-04-23T13:36:00Z</dcterms:created>
  <dcterms:modified xsi:type="dcterms:W3CDTF">2023-06-01T20:34:00Z</dcterms:modified>
</cp:coreProperties>
</file>